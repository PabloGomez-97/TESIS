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1"/>
        <w:spacing w:before="480" w:line="360" w:lineRule="auto"/>
        <w:jc w:val="both"/>
        <w:rPr>
          <w:b w:val="1"/>
          <w:bCs w:val="1"/>
          <w:color w:val="366091"/>
          <w:sz w:val="24"/>
          <w:szCs w:val="24"/>
        </w:rPr>
      </w:pPr>
      <w:bookmarkStart w:colFirst="0" w:colLast="0" w:name="_yznd8ogn8v00" w:id="0"/>
      <w:bookmarkEnd w:id="0"/>
      <w:commentRangeStart w:id="0"/>
      <w:r w:rsidDel="00000000" w:rsidR="00000000" w:rsidRPr="00000000">
        <w:rPr>
          <w:b w:val="1"/>
          <w:bCs w:val="1"/>
          <w:color w:val="366091"/>
          <w:sz w:val="24"/>
          <w:szCs w:val="24"/>
          <w:rtl w:val="0"/>
        </w:rPr>
        <w:t xml:space="preserve">Introducción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160" w:line="360" w:lineRule="auto"/>
        <w:ind w:firstLine="709"/>
        <w:jc w:val="both"/>
        <w:rPr>
          <w:sz w:val="24"/>
          <w:szCs w:val="24"/>
        </w:rPr>
      </w:pPr>
      <w:r w:rsidDel="00000000" w:rsidR="00000000" w:rsidRPr="00000000">
        <w:rPr>
          <w:sz w:val="24"/>
          <w:szCs w:val="24"/>
          <w:rtl w:val="0"/>
        </w:rPr>
        <w:t xml:space="preserve">Chile central ha atravesado en la última década una megasequía sin precedentes en el registro instrumental, acompañada de una marcada variabilidad hidrológica interanual (Garreaud et al., 2017, 2020; Boisier et al., 2016). Esta variabilidad plantea un problema que las métricas agregadas de precipitación no logran capturar por completo: el total anual de lluvia puede ocultar cambios profundos en la forma en que </w:t>
      </w:r>
      <w:ins w:author="Cristian Martínez" w:id="0" w:date="2026-08-06T21:37:10Z">
        <w:r w:rsidDel="00000000" w:rsidR="00000000" w:rsidRPr="00000000">
          <w:rPr>
            <w:sz w:val="24"/>
            <w:szCs w:val="24"/>
            <w:rtl w:val="0"/>
          </w:rPr>
          <w:t xml:space="preserve">los per</w:t>
        </w:r>
        <w:r w:rsidDel="00000000" w:rsidR="00000000" w:rsidRPr="00000000">
          <w:rPr>
            <w:sz w:val="24"/>
            <w:szCs w:val="24"/>
            <w:rtl w:val="0"/>
            <w:rPrChange w:author="Cristian Martínez" w:id="1" w:date="2026-08-06T21:37:10Z">
              <w:rPr>
                <w:sz w:val="24"/>
                <w:szCs w:val="24"/>
              </w:rPr>
            </w:rPrChange>
          </w:rPr>
          <w:t xml:space="preserve">íodos secos </w:t>
        </w:r>
      </w:ins>
      <w:del w:author="Cristian Martínez" w:id="0" w:date="2026-08-06T21:37:10Z">
        <w:r w:rsidDel="00000000" w:rsidR="00000000" w:rsidRPr="00000000">
          <w:rPr>
            <w:sz w:val="24"/>
            <w:szCs w:val="24"/>
            <w:rtl w:val="0"/>
          </w:rPr>
          <w:delText xml:space="preserve">la sequedad </w:delText>
        </w:r>
      </w:del>
      <w:r w:rsidDel="00000000" w:rsidR="00000000" w:rsidRPr="00000000">
        <w:rPr>
          <w:sz w:val="24"/>
          <w:szCs w:val="24"/>
          <w:rtl w:val="0"/>
        </w:rPr>
        <w:t xml:space="preserve">se distribuye</w:t>
      </w:r>
      <w:ins w:author="Cristian Martínez" w:id="2" w:date="2026-08-06T21:37:44Z">
        <w:r w:rsidDel="00000000" w:rsidR="00000000" w:rsidRPr="00000000">
          <w:rPr>
            <w:sz w:val="24"/>
            <w:szCs w:val="24"/>
            <w:rtl w:val="0"/>
          </w:rPr>
          <w:t xml:space="preserve">n</w:t>
        </w:r>
      </w:ins>
      <w:r w:rsidDel="00000000" w:rsidR="00000000" w:rsidRPr="00000000">
        <w:rPr>
          <w:sz w:val="24"/>
          <w:szCs w:val="24"/>
          <w:rtl w:val="0"/>
        </w:rPr>
        <w:t xml:space="preserve"> en el tiempo. Dos climas con la misma precipitación anual —por ejemplo, 300 mm repartidos en dos eventos frente a quince— pueden implicar consecuencias muy distintas para embalses, agricultura y ecosistemas, según cuán prolongadas sean sus rachas secas.</w:t>
      </w:r>
    </w:p>
    <w:p w:rsidR="00000000" w:rsidDel="00000000" w:rsidP="00000000" w:rsidRDefault="00000000" w:rsidRPr="00000000" w14:paraId="00000003">
      <w:pPr>
        <w:spacing w:after="160" w:line="360" w:lineRule="auto"/>
        <w:ind w:firstLine="709"/>
        <w:jc w:val="both"/>
        <w:rPr>
          <w:sz w:val="24"/>
          <w:szCs w:val="24"/>
        </w:rPr>
      </w:pPr>
      <w:r w:rsidDel="00000000" w:rsidR="00000000" w:rsidRPr="00000000">
        <w:rPr>
          <w:sz w:val="24"/>
          <w:szCs w:val="24"/>
          <w:rtl w:val="0"/>
        </w:rPr>
        <w:t xml:space="preserve">Este trabajo aborda esa dimensión de la </w:t>
      </w:r>
      <w:ins w:author="Cristian Martínez" w:id="3" w:date="2026-08-06T21:45:06Z">
        <w:r w:rsidDel="00000000" w:rsidR="00000000" w:rsidRPr="00000000">
          <w:rPr>
            <w:sz w:val="24"/>
            <w:szCs w:val="24"/>
            <w:rtl w:val="0"/>
          </w:rPr>
          <w:t xml:space="preserve">persistencia de la precipitaci</w:t>
        </w:r>
        <w:r w:rsidDel="00000000" w:rsidR="00000000" w:rsidRPr="00000000">
          <w:rPr>
            <w:sz w:val="24"/>
            <w:szCs w:val="24"/>
            <w:rtl w:val="0"/>
            <w:rPrChange w:author="Cristian Martínez" w:id="4" w:date="2026-08-06T21:45:06Z">
              <w:rPr>
                <w:sz w:val="24"/>
                <w:szCs w:val="24"/>
              </w:rPr>
            </w:rPrChange>
          </w:rPr>
          <w:t xml:space="preserve">ón, relevante para la sequía </w:t>
        </w:r>
      </w:ins>
      <w:del w:author="Cristian Martínez" w:id="3" w:date="2026-08-06T21:45:06Z">
        <w:r w:rsidDel="00000000" w:rsidR="00000000" w:rsidRPr="00000000">
          <w:rPr>
            <w:sz w:val="24"/>
            <w:szCs w:val="24"/>
            <w:rtl w:val="0"/>
          </w:rPr>
          <w:delText xml:space="preserve">sequía</w:delText>
        </w:r>
      </w:del>
      <w:r w:rsidDel="00000000" w:rsidR="00000000" w:rsidRPr="00000000">
        <w:rPr>
          <w:sz w:val="24"/>
          <w:szCs w:val="24"/>
          <w:rtl w:val="0"/>
        </w:rPr>
        <w:t xml:space="preserve"> mediante el estudio de los dry spells: rachas continuas de días secos, entendidos como días en que la precipitación es menor que un umbral de día húmedo. </w:t>
      </w:r>
      <w:r w:rsidDel="00000000" w:rsidR="00000000" w:rsidRPr="00000000">
        <w:rPr>
          <w:sz w:val="24"/>
          <w:szCs w:val="24"/>
          <w:shd w:fill="ffe599" w:val="clear"/>
          <w:rtl w:val="0"/>
        </w:rPr>
        <w:t xml:space="preserve">En lugar de preguntar cuánto llueve en promedio, el enfoque distributivo pregunta con qué frecuencia ocurren las rachas y qué tan largas llegan a ser, incluyendo la cola de eventos extremadamente prolongados.</w:t>
      </w:r>
      <w:r w:rsidDel="00000000" w:rsidR="00000000" w:rsidRPr="00000000">
        <w:rPr>
          <w:sz w:val="24"/>
          <w:szCs w:val="24"/>
          <w:rtl w:val="0"/>
        </w:rPr>
        <w:t xml:space="preserve"> Las distribuciones de probabilidad (PDFs) de duración de dry spells ofrecen así un marco parsimonioso para caracterizar la intermitencia de la precipitación, en línea con el enfoque distributivo aplicado por Martinez-Villalobos y Neelin (2018, 2019) al estudio de extremos de precipitación, </w:t>
      </w:r>
      <w:ins w:author="Cristian Martínez" w:id="5" w:date="2026-08-06T21:46:23Z">
        <w:r w:rsidDel="00000000" w:rsidR="00000000" w:rsidRPr="00000000">
          <w:rPr>
            <w:sz w:val="24"/>
            <w:szCs w:val="24"/>
            <w:rtl w:val="0"/>
          </w:rPr>
          <w:t xml:space="preserve">orientado a caracterizar </w:t>
        </w:r>
      </w:ins>
      <w:del w:author="Cristian Martínez" w:id="5" w:date="2026-08-06T21:46:23Z">
        <w:r w:rsidDel="00000000" w:rsidR="00000000" w:rsidRPr="00000000">
          <w:rPr>
            <w:sz w:val="24"/>
            <w:szCs w:val="24"/>
            <w:rtl w:val="0"/>
          </w:rPr>
          <w:delText xml:space="preserve">que caracterizan </w:delText>
        </w:r>
      </w:del>
      <w:r w:rsidDel="00000000" w:rsidR="00000000" w:rsidRPr="00000000">
        <w:rPr>
          <w:sz w:val="24"/>
          <w:szCs w:val="24"/>
          <w:rtl w:val="0"/>
        </w:rPr>
        <w:t xml:space="preserve">la cola de las distribuciones mediante escalas de corte en vez de estadísticos </w:t>
      </w:r>
      <w:r w:rsidDel="00000000" w:rsidR="00000000" w:rsidRPr="00000000">
        <w:rPr>
          <w:sz w:val="24"/>
          <w:szCs w:val="24"/>
          <w:rtl w:val="0"/>
        </w:rPr>
        <w:t xml:space="preserve">agregados</w:t>
      </w:r>
      <w:r w:rsidDel="00000000" w:rsidR="00000000" w:rsidRPr="00000000">
        <w:rPr>
          <w:sz w:val="24"/>
          <w:szCs w:val="24"/>
          <w:rtl w:val="0"/>
        </w:rPr>
        <w:t xml:space="preserve">.</w:t>
      </w:r>
    </w:p>
    <w:p w:rsidR="00000000" w:rsidDel="00000000" w:rsidP="00000000" w:rsidRDefault="00000000" w:rsidRPr="00000000" w14:paraId="00000004">
      <w:pPr>
        <w:spacing w:after="160" w:line="360" w:lineRule="auto"/>
        <w:ind w:firstLine="709"/>
        <w:jc w:val="both"/>
        <w:rPr>
          <w:ins w:author="Cristian Martínez" w:id="9" w:date="2026-08-06T21:54:23Z"/>
          <w:sz w:val="24"/>
          <w:szCs w:val="24"/>
        </w:rPr>
      </w:pPr>
      <w:commentRangeStart w:id="1"/>
      <w:commentRangeStart w:id="2"/>
      <w:r w:rsidDel="00000000" w:rsidR="00000000" w:rsidRPr="00000000">
        <w:rPr>
          <w:sz w:val="24"/>
          <w:szCs w:val="24"/>
          <w:rtl w:val="0"/>
        </w:rPr>
        <w:t xml:space="preserve">A  este panorama se suman las proyecciones</w:t>
      </w:r>
      <w:commentRangeEnd w:id="1"/>
      <w:r w:rsidDel="00000000" w:rsidR="00000000" w:rsidRPr="00000000">
        <w:commentReference w:id="1"/>
      </w:r>
      <w:commentRangeEnd w:id="2"/>
      <w:r w:rsidDel="00000000" w:rsidR="00000000" w:rsidRPr="00000000">
        <w:commentReference w:id="2"/>
      </w:r>
      <w:r w:rsidDel="00000000" w:rsidR="00000000" w:rsidRPr="00000000">
        <w:rPr>
          <w:sz w:val="24"/>
          <w:szCs w:val="24"/>
          <w:rtl w:val="0"/>
        </w:rPr>
        <w:t xml:space="preserve"> de menor precipitación en Chile central bajo escenarios de calentamiento, con señal robusta en los ensambles CMIP6 hacia fines de siglo, incluidas trayectorias de altas emisiones como SSP5-8.5 (Salazar et al., 2024). </w:t>
      </w:r>
      <w:r w:rsidDel="00000000" w:rsidR="00000000" w:rsidRPr="00000000">
        <w:rPr>
          <w:sz w:val="24"/>
          <w:szCs w:val="24"/>
          <w:shd w:fill="ffe599" w:val="clear"/>
          <w:rtl w:val="0"/>
        </w:rPr>
        <w:t xml:space="preserve">Sin embargo, saber que “llueve menos en promedio” no equivale a saber si las rachas seca</w:t>
      </w:r>
      <w:ins w:author="Cristian Martínez" w:id="6" w:date="2026-08-06T21:47:25Z">
        <w:r w:rsidDel="00000000" w:rsidR="00000000" w:rsidRPr="00000000">
          <w:rPr>
            <w:sz w:val="24"/>
            <w:szCs w:val="24"/>
            <w:shd w:fill="ffe599" w:val="clear"/>
            <w:rtl w:val="0"/>
          </w:rPr>
          <w:t xml:space="preserve">s</w:t>
        </w:r>
      </w:ins>
      <w:del w:author="Cristian Martínez" w:id="6" w:date="2026-08-06T21:47:25Z">
        <w:r w:rsidDel="00000000" w:rsidR="00000000" w:rsidRPr="00000000">
          <w:rPr>
            <w:sz w:val="24"/>
            <w:szCs w:val="24"/>
            <w:shd w:fill="ffe599" w:val="clear"/>
            <w:rtl w:val="0"/>
          </w:rPr>
          <w:delText xml:space="preserve">n</w:delText>
        </w:r>
      </w:del>
      <w:r w:rsidDel="00000000" w:rsidR="00000000" w:rsidRPr="00000000">
        <w:rPr>
          <w:sz w:val="24"/>
          <w:szCs w:val="24"/>
          <w:shd w:fill="ffe599" w:val="clear"/>
          <w:rtl w:val="0"/>
        </w:rPr>
        <w:t xml:space="preserve"> se alargan o si aumenta</w:t>
      </w:r>
      <w:del w:author="Cristian Martínez" w:id="7" w:date="2026-08-06T21:47:30Z">
        <w:r w:rsidDel="00000000" w:rsidR="00000000" w:rsidRPr="00000000">
          <w:rPr>
            <w:sz w:val="24"/>
            <w:szCs w:val="24"/>
            <w:shd w:fill="ffe599" w:val="clear"/>
            <w:rtl w:val="0"/>
          </w:rPr>
          <w:delText xml:space="preserve">n</w:delText>
        </w:r>
      </w:del>
      <w:r w:rsidDel="00000000" w:rsidR="00000000" w:rsidRPr="00000000">
        <w:rPr>
          <w:sz w:val="24"/>
          <w:szCs w:val="24"/>
          <w:shd w:fill="ffe599" w:val="clear"/>
          <w:rtl w:val="0"/>
        </w:rPr>
        <w:t xml:space="preserve"> la probabilidad de spells muy largos.</w:t>
      </w:r>
      <w:r w:rsidDel="00000000" w:rsidR="00000000" w:rsidRPr="00000000">
        <w:rPr>
          <w:sz w:val="24"/>
          <w:szCs w:val="24"/>
          <w:rtl w:val="0"/>
        </w:rPr>
        <w:t xml:space="preserve"> </w:t>
      </w:r>
      <w:commentRangeStart w:id="3"/>
      <w:r w:rsidDel="00000000" w:rsidR="00000000" w:rsidRPr="00000000">
        <w:rPr>
          <w:sz w:val="24"/>
          <w:szCs w:val="24"/>
          <w:rtl w:val="0"/>
        </w:rPr>
        <w:t xml:space="preserve">A diferencia de los estudios</w:t>
      </w:r>
      <w:commentRangeEnd w:id="3"/>
      <w:r w:rsidDel="00000000" w:rsidR="00000000" w:rsidRPr="00000000">
        <w:commentReference w:id="3"/>
      </w:r>
      <w:r w:rsidDel="00000000" w:rsidR="00000000" w:rsidRPr="00000000">
        <w:rPr>
          <w:sz w:val="24"/>
          <w:szCs w:val="24"/>
          <w:rtl w:val="0"/>
        </w:rPr>
        <w:t xml:space="preserve"> que evalúan el cambio climático en Chile a partir de acumulados o índices de sequía, </w:t>
      </w:r>
      <w:ins w:author="Cristian Martínez" w:id="8" w:date="2026-08-06T21:48:31Z">
        <w:r w:rsidDel="00000000" w:rsidR="00000000" w:rsidRPr="00000000">
          <w:rPr>
            <w:sz w:val="24"/>
            <w:szCs w:val="24"/>
            <w:rtl w:val="0"/>
          </w:rPr>
          <w:t xml:space="preserve">este estudio examina directamente </w:t>
        </w:r>
      </w:ins>
      <w:del w:author="Cristian Martínez" w:id="8" w:date="2026-08-06T21:48:31Z">
        <w:commentRangeStart w:id="4"/>
        <w:r w:rsidDel="00000000" w:rsidR="00000000" w:rsidRPr="00000000">
          <w:rPr>
            <w:sz w:val="24"/>
            <w:szCs w:val="24"/>
            <w:rtl w:val="0"/>
          </w:rPr>
          <w:delText xml:space="preserve">esta tesis</w:delText>
        </w:r>
        <w:commentRangeEnd w:id="4"/>
        <w:r w:rsidDel="00000000" w:rsidR="00000000" w:rsidRPr="00000000">
          <w:commentReference w:id="4"/>
        </w:r>
        <w:r w:rsidDel="00000000" w:rsidR="00000000" w:rsidRPr="00000000">
          <w:rPr>
            <w:sz w:val="24"/>
            <w:szCs w:val="24"/>
            <w:rtl w:val="0"/>
          </w:rPr>
          <w:delText xml:space="preserve"> se concentra directamente en </w:delText>
        </w:r>
      </w:del>
      <w:r w:rsidDel="00000000" w:rsidR="00000000" w:rsidRPr="00000000">
        <w:rPr>
          <w:sz w:val="24"/>
          <w:szCs w:val="24"/>
          <w:rtl w:val="0"/>
        </w:rPr>
        <w:t xml:space="preserve">la distribución de duraciones de dry spells —histórico versus futuro— </w:t>
      </w:r>
      <w:commentRangeStart w:id="5"/>
      <w:r w:rsidDel="00000000" w:rsidR="00000000" w:rsidRPr="00000000">
        <w:rPr>
          <w:sz w:val="24"/>
          <w:szCs w:val="24"/>
          <w:rtl w:val="0"/>
        </w:rPr>
        <w:t xml:space="preserve">como objeto de estudio.</w:t>
      </w:r>
      <w:ins w:author="Cristian Martínez" w:id="9" w:date="2026-08-06T21:54:23Z">
        <w:commentRangeEnd w:id="5"/>
        <w:r w:rsidDel="00000000" w:rsidR="00000000" w:rsidRPr="00000000">
          <w:commentReference w:id="5"/>
        </w:r>
        <w:r w:rsidDel="00000000" w:rsidR="00000000" w:rsidRPr="00000000">
          <w:rPr>
            <w:rtl w:val="0"/>
          </w:rPr>
        </w:r>
      </w:ins>
    </w:p>
    <w:p w:rsidR="00000000" w:rsidDel="00000000" w:rsidP="00000000" w:rsidRDefault="00000000" w:rsidRPr="00000000" w14:paraId="00000005">
      <w:pPr>
        <w:spacing w:after="160" w:line="360" w:lineRule="auto"/>
        <w:ind w:firstLine="709"/>
        <w:jc w:val="both"/>
        <w:rPr>
          <w:sz w:val="24"/>
          <w:szCs w:val="24"/>
        </w:rPr>
      </w:pPr>
      <w:ins w:author="Cristian Martínez" w:id="9" w:date="2026-08-06T21:54:23Z">
        <w:r w:rsidDel="00000000" w:rsidR="00000000" w:rsidRPr="00000000">
          <w:rPr>
            <w:sz w:val="24"/>
            <w:szCs w:val="24"/>
            <w:rtl w:val="0"/>
          </w:rPr>
          <w:t xml:space="preserve">En este estudio preguntamos, primero, en qu</w:t>
        </w:r>
        <w:r w:rsidDel="00000000" w:rsidR="00000000" w:rsidRPr="00000000">
          <w:rPr>
            <w:sz w:val="24"/>
            <w:szCs w:val="24"/>
            <w:rtl w:val="0"/>
            <w:rPrChange w:author="Cristian Martínez" w:id="10" w:date="2026-08-06T21:54:23Z">
              <w:rPr>
                <w:sz w:val="24"/>
                <w:szCs w:val="24"/>
              </w:rPr>
            </w:rPrChange>
          </w:rPr>
          <w:t xml:space="preserve">é medida ALADIN-CLIMATE reproduce la distribución histórica de duraciones de dry spells respecto de CR2MET, una vez controlada las diferencias en la frecuencia de días húmedos. Segundo, examinamos cómo cambia la probabilidad de rachas prolongadas hacia mediados </w:t>
        </w:r>
        <w:commentRangeStart w:id="6"/>
        <w:r w:rsidDel="00000000" w:rsidR="00000000" w:rsidRPr="00000000">
          <w:rPr>
            <w:sz w:val="24"/>
            <w:szCs w:val="24"/>
            <w:rtl w:val="0"/>
            <w:rPrChange w:author="Cristian Martínez" w:id="10" w:date="2026-08-06T21:54:23Z">
              <w:rPr>
                <w:sz w:val="24"/>
                <w:szCs w:val="24"/>
              </w:rPr>
            </w:rPrChange>
          </w:rPr>
          <w:t xml:space="preserve">de siglo bajo SSP5-8.5</w:t>
        </w:r>
        <w:commentRangeEnd w:id="6"/>
        <w:r w:rsidDel="00000000" w:rsidR="00000000" w:rsidRPr="00000000">
          <w:commentReference w:id="6"/>
        </w:r>
        <w:r w:rsidDel="00000000" w:rsidR="00000000" w:rsidRPr="00000000">
          <w:rPr>
            <w:sz w:val="24"/>
            <w:szCs w:val="24"/>
            <w:rtl w:val="0"/>
            <w:rPrChange w:author="Cristian Martínez" w:id="10" w:date="2026-08-06T21:54:23Z">
              <w:rPr>
                <w:sz w:val="24"/>
                <w:szCs w:val="24"/>
              </w:rPr>
            </w:rPrChange>
          </w:rPr>
          <w:t xml:space="preserve">. De este modo, evaluamos no solo cuánto cambia la precipitación, sino también cómo se reorganiza temporalmente la persistencia de los períodos secos.</w:t>
        </w:r>
      </w:ins>
      <w:r w:rsidDel="00000000" w:rsidR="00000000" w:rsidRPr="00000000">
        <w:rPr>
          <w:rtl w:val="0"/>
        </w:rPr>
      </w:r>
    </w:p>
    <w:p w:rsidR="00000000" w:rsidDel="00000000" w:rsidP="00000000" w:rsidRDefault="00000000" w:rsidRPr="00000000" w14:paraId="00000006">
      <w:pPr>
        <w:spacing w:after="160" w:line="360" w:lineRule="auto"/>
        <w:ind w:firstLine="709"/>
        <w:jc w:val="both"/>
        <w:rPr>
          <w:sz w:val="24"/>
          <w:szCs w:val="24"/>
        </w:rPr>
      </w:pPr>
      <w:r w:rsidDel="00000000" w:rsidR="00000000" w:rsidRPr="00000000">
        <w:rPr>
          <w:rtl w:val="0"/>
        </w:rPr>
      </w:r>
    </w:p>
    <w:p w:rsidR="00000000" w:rsidDel="00000000" w:rsidP="00000000" w:rsidRDefault="00000000" w:rsidRPr="00000000" w14:paraId="00000007">
      <w:pPr>
        <w:pStyle w:val="Heading1"/>
        <w:keepNext w:val="1"/>
        <w:keepLines w:val="1"/>
        <w:spacing w:before="480" w:line="360" w:lineRule="auto"/>
        <w:jc w:val="both"/>
        <w:rPr>
          <w:del w:author="Cristian Martínez" w:id="11" w:date="2026-08-06T21:54:12Z"/>
          <w:b w:val="1"/>
          <w:bCs w:val="1"/>
          <w:color w:val="366091"/>
          <w:sz w:val="24"/>
          <w:szCs w:val="24"/>
        </w:rPr>
      </w:pPr>
      <w:del w:author="Cristian Martínez" w:id="11" w:date="2026-08-06T21:54:12Z">
        <w:commentRangeStart w:id="7"/>
        <w:r w:rsidDel="00000000" w:rsidR="00000000" w:rsidRPr="00000000">
          <w:rPr>
            <w:b w:val="1"/>
            <w:bCs w:val="1"/>
            <w:color w:val="366091"/>
            <w:sz w:val="24"/>
            <w:szCs w:val="24"/>
            <w:rtl w:val="0"/>
          </w:rPr>
          <w:delText xml:space="preserve">Interés de la investigación</w:delText>
        </w:r>
        <w:commentRangeEnd w:id="7"/>
        <w:r w:rsidDel="00000000" w:rsidR="00000000" w:rsidRPr="00000000">
          <w:commentReference w:id="7"/>
        </w:r>
        <w:r w:rsidDel="00000000" w:rsidR="00000000" w:rsidRPr="00000000">
          <w:rPr>
            <w:rtl w:val="0"/>
          </w:rPr>
        </w:r>
      </w:del>
    </w:p>
    <w:p w:rsidR="00000000" w:rsidDel="00000000" w:rsidP="00000000" w:rsidRDefault="00000000" w:rsidRPr="00000000" w14:paraId="00000008">
      <w:pPr>
        <w:spacing w:after="160" w:line="360" w:lineRule="auto"/>
        <w:ind w:firstLine="709"/>
        <w:jc w:val="both"/>
        <w:rPr>
          <w:del w:author="Cristian Martínez" w:id="11" w:date="2026-08-06T21:54:12Z"/>
          <w:sz w:val="24"/>
          <w:szCs w:val="24"/>
        </w:rPr>
      </w:pPr>
      <w:del w:author="Cristian Martínez" w:id="11" w:date="2026-08-06T21:54:12Z">
        <w:r w:rsidDel="00000000" w:rsidR="00000000" w:rsidRPr="00000000">
          <w:rPr>
            <w:sz w:val="24"/>
            <w:szCs w:val="24"/>
            <w:rtl w:val="0"/>
          </w:rPr>
          <w:delText xml:space="preserve">El interés de esta investigación es doble. Por un lado, académico: comparar cómo un modelo climático regional (ALADIN CHP12) representa las PDFs de duración de dry spells frente a una referencia observacional gridded (CR2MET) en el período histórico, y cuantificar cuánto cambia la probabilidad de spells largos hacia mediados de siglo bajo SSP5-8.5. Por otro, aplicado: generar evidencia cuantitativa —PDFs por cuenca, risk ratios regionales y mapas de precipitación anual y de duración media de rachas— que aporte tanto a la evaluación de modelos climáticos regionales como a la discusión sobre riesgo de persistencia seca en la planificación adaptativa.</w:delText>
        </w:r>
        <w:r w:rsidDel="00000000" w:rsidR="00000000" w:rsidRPr="00000000">
          <w:rPr>
            <w:rtl w:val="0"/>
          </w:rPr>
        </w:r>
      </w:del>
    </w:p>
    <w:p w:rsidR="00000000" w:rsidDel="00000000" w:rsidP="00000000" w:rsidRDefault="00000000" w:rsidRPr="00000000" w14:paraId="00000009">
      <w:pPr>
        <w:spacing w:after="160" w:line="360" w:lineRule="auto"/>
        <w:ind w:firstLine="709"/>
        <w:jc w:val="both"/>
        <w:rPr>
          <w:del w:author="Cristian Martínez" w:id="11" w:date="2026-08-06T21:54:12Z"/>
          <w:sz w:val="24"/>
          <w:szCs w:val="24"/>
        </w:rPr>
      </w:pPr>
      <w:del w:author="Cristian Martínez" w:id="11" w:date="2026-08-06T21:54:12Z">
        <w:commentRangeStart w:id="8"/>
        <w:r w:rsidDel="00000000" w:rsidR="00000000" w:rsidRPr="00000000">
          <w:rPr>
            <w:sz w:val="24"/>
            <w:szCs w:val="24"/>
            <w:rtl w:val="0"/>
          </w:rPr>
          <w:delText xml:space="preserve">En el plano formativo</w:delText>
        </w:r>
        <w:commentRangeEnd w:id="8"/>
        <w:r w:rsidDel="00000000" w:rsidR="00000000" w:rsidRPr="00000000">
          <w:commentReference w:id="8"/>
        </w:r>
        <w:r w:rsidDel="00000000" w:rsidR="00000000" w:rsidRPr="00000000">
          <w:rPr>
            <w:sz w:val="24"/>
            <w:szCs w:val="24"/>
            <w:rtl w:val="0"/>
          </w:rPr>
          <w:delText xml:space="preserve">, el interés de la tesis fue también articular un marco operativo —definición de dry spell, calibración de un umbral de día húmedo, métricas de excedencia— reproducible a partir de datos abiertos disponibles para Chile.</w:delText>
        </w:r>
      </w:del>
    </w:p>
    <w:p w:rsidR="00000000" w:rsidDel="00000000" w:rsidP="00000000" w:rsidRDefault="00000000" w:rsidRPr="00000000" w14:paraId="0000000A">
      <w:pPr>
        <w:pStyle w:val="Heading1"/>
        <w:keepNext w:val="1"/>
        <w:keepLines w:val="1"/>
        <w:spacing w:before="480" w:line="360" w:lineRule="auto"/>
        <w:jc w:val="both"/>
        <w:rPr>
          <w:del w:author="Cristian Martínez" w:id="11" w:date="2026-08-06T21:54:12Z"/>
          <w:sz w:val="24"/>
          <w:szCs w:val="24"/>
        </w:rPr>
      </w:pPr>
      <w:del w:author="Cristian Martínez" w:id="11" w:date="2026-08-06T21:54:12Z">
        <w:bookmarkStart w:colFirst="0" w:colLast="0" w:name="_6miinhvh5v30" w:id="1"/>
        <w:bookmarkEnd w:id="1"/>
        <w:commentRangeStart w:id="9"/>
        <w:r w:rsidDel="00000000" w:rsidR="00000000" w:rsidRPr="00000000">
          <w:rPr>
            <w:b w:val="1"/>
            <w:bCs w:val="1"/>
            <w:color w:val="366091"/>
            <w:sz w:val="24"/>
            <w:szCs w:val="24"/>
            <w:rtl w:val="0"/>
          </w:rPr>
          <w:delText xml:space="preserve">Metodología y estrategia empleada</w:delText>
        </w:r>
        <w:commentRangeEnd w:id="9"/>
        <w:r w:rsidDel="00000000" w:rsidR="00000000" w:rsidRPr="00000000">
          <w:commentReference w:id="9"/>
        </w:r>
        <w:r w:rsidDel="00000000" w:rsidR="00000000" w:rsidRPr="00000000">
          <w:rPr>
            <w:rtl w:val="0"/>
          </w:rPr>
        </w:r>
      </w:del>
    </w:p>
    <w:p w:rsidR="00000000" w:rsidDel="00000000" w:rsidP="00000000" w:rsidRDefault="00000000" w:rsidRPr="00000000" w14:paraId="0000000B">
      <w:pPr>
        <w:spacing w:after="200" w:line="360" w:lineRule="auto"/>
        <w:ind w:firstLine="720"/>
        <w:jc w:val="both"/>
        <w:rPr>
          <w:del w:author="Cristian Martínez" w:id="11" w:date="2026-08-06T21:54:12Z"/>
          <w:sz w:val="24"/>
          <w:szCs w:val="24"/>
        </w:rPr>
      </w:pPr>
      <w:del w:author="Cristian Martínez" w:id="11" w:date="2026-08-06T21:54:12Z">
        <w:r w:rsidDel="00000000" w:rsidR="00000000" w:rsidRPr="00000000">
          <w:rPr>
            <w:sz w:val="24"/>
            <w:szCs w:val="24"/>
            <w:rtl w:val="0"/>
          </w:rPr>
          <w:delText xml:space="preserve">El análisis se basa en CR2MET v2.5 como referencia histórica (1980–2014) y en ALADIN CHP12 para el mismo período histórico y para el futuro bajo SSP5-8.5 (2040–2074), interpolando CR2MET a la grilla de ALADIN para permitir comparaciones píxel a píxel. Se define wet day como un día con precipitación igual o mayor a un </w:delText>
        </w:r>
        <w:r w:rsidDel="00000000" w:rsidR="00000000" w:rsidRPr="00000000">
          <w:rPr>
            <w:sz w:val="24"/>
            <w:szCs w:val="24"/>
            <w:rtl w:val="0"/>
          </w:rPr>
          <w:delText xml:space="preserve">umbral R</w:delText>
        </w:r>
        <w:r w:rsidDel="00000000" w:rsidR="00000000" w:rsidRPr="00000000">
          <w:rPr>
            <w:sz w:val="24"/>
            <w:szCs w:val="24"/>
            <w:rtl w:val="0"/>
          </w:rPr>
          <w:delText xml:space="preserve">, dry day como un día por debajo de ese umbral, y dry spell como la racha consecutiva de días secos.</w:delText>
        </w:r>
      </w:del>
    </w:p>
    <w:p w:rsidR="00000000" w:rsidDel="00000000" w:rsidP="00000000" w:rsidRDefault="00000000" w:rsidRPr="00000000" w14:paraId="0000000C">
      <w:pPr>
        <w:spacing w:after="200" w:line="360" w:lineRule="auto"/>
        <w:ind w:firstLine="720"/>
        <w:jc w:val="both"/>
        <w:rPr>
          <w:del w:author="Cristian Martínez" w:id="11" w:date="2026-08-06T21:54:12Z"/>
          <w:sz w:val="24"/>
          <w:szCs w:val="24"/>
        </w:rPr>
      </w:pPr>
      <w:del w:author="Cristian Martínez" w:id="11" w:date="2026-08-06T21:54:12Z">
        <w:r w:rsidDel="00000000" w:rsidR="00000000" w:rsidRPr="00000000">
          <w:rPr>
            <w:sz w:val="24"/>
            <w:szCs w:val="24"/>
            <w:rtl w:val="0"/>
          </w:rPr>
          <w:delText xml:space="preserve">Debido a que CR2MET y ALADIN no definen los días húmedos de la misma manera, se calibra un umbral R₀ propio de ALADIN que iguala la fracción espacial media de días húmedos entre ambas fuentes, evitando que ALADIN produzca rachas artificialmente más cortas y numerosas. El detalle de esta calibración y su sensibilidad a criterios alternativos se presenta en la sección de Datos y métodos y en material suplementario, dado que constituye un paso metodológico y no la pregunta científica central del trabajo.</w:delText>
        </w:r>
      </w:del>
    </w:p>
    <w:p w:rsidR="00000000" w:rsidDel="00000000" w:rsidP="00000000" w:rsidRDefault="00000000" w:rsidRPr="00000000" w14:paraId="0000000D">
      <w:pPr>
        <w:spacing w:after="200" w:line="360" w:lineRule="auto"/>
        <w:ind w:firstLine="720"/>
        <w:jc w:val="both"/>
        <w:rPr>
          <w:del w:author="Cristian Martínez" w:id="11" w:date="2026-08-06T21:54:12Z"/>
          <w:sz w:val="24"/>
          <w:szCs w:val="24"/>
        </w:rPr>
      </w:pPr>
      <w:del w:author="Cristian Martínez" w:id="11" w:date="2026-08-06T21:54:12Z">
        <w:r w:rsidDel="00000000" w:rsidR="00000000" w:rsidRPr="00000000">
          <w:rPr>
            <w:sz w:val="24"/>
            <w:szCs w:val="24"/>
            <w:rtl w:val="0"/>
          </w:rPr>
          <w:delText xml:space="preserve">Con los dry spells así definidos, se construyen PDFs de duración agrupando los eventos de todos los píxeles dentro de cada una de cuatro cuencas —Loa, Maipo, Maule y Biobío—, seleccionadas por representar el gradiente climático de Chile ccentral, desde el norte árido hasta el sur húmedo. El cambio proyectado se cuantifica mediante risk ratios RR(D) = P_fut(t ≥ D) / P_hist(t ≥ D), con intervalos de confianza al 95% obtenidos por bootstrap por años, y se complementa con mapas de precipitación anual media y de duración media de dry spells.</w:delText>
        </w:r>
      </w:del>
    </w:p>
    <w:p w:rsidR="00000000" w:rsidDel="00000000" w:rsidP="00000000" w:rsidRDefault="00000000" w:rsidRPr="00000000" w14:paraId="0000000E">
      <w:pPr>
        <w:spacing w:after="200" w:line="360" w:lineRule="auto"/>
        <w:ind w:firstLine="720"/>
        <w:jc w:val="both"/>
        <w:rPr>
          <w:del w:author="Cristian Martínez" w:id="11" w:date="2026-08-06T21:54:12Z"/>
          <w:sz w:val="24"/>
          <w:szCs w:val="24"/>
        </w:rPr>
      </w:pPr>
      <w:del w:author="Cristian Martínez" w:id="11" w:date="2026-08-06T21:54:12Z">
        <w:r w:rsidDel="00000000" w:rsidR="00000000" w:rsidRPr="00000000">
          <w:rPr>
            <w:sz w:val="24"/>
            <w:szCs w:val="24"/>
            <w:rtl w:val="0"/>
          </w:rPr>
          <w:delText xml:space="preserve">Entre las limitaciones del diseño destacan que el cambio futuro solo puede evaluarse dentro de ALADIN, pues CR2MET no existe para el período proyectado</w:delText>
        </w:r>
      </w:del>
    </w:p>
    <w:p w:rsidR="00000000" w:rsidDel="00000000" w:rsidP="00000000" w:rsidRDefault="00000000" w:rsidRPr="00000000" w14:paraId="0000000F">
      <w:pPr>
        <w:pStyle w:val="Heading1"/>
        <w:keepNext w:val="1"/>
        <w:keepLines w:val="1"/>
        <w:spacing w:before="480" w:line="360" w:lineRule="auto"/>
        <w:jc w:val="both"/>
        <w:rPr>
          <w:del w:author="Cristian Martínez" w:id="11" w:date="2026-08-06T21:54:12Z"/>
          <w:sz w:val="24"/>
          <w:szCs w:val="24"/>
        </w:rPr>
      </w:pPr>
      <w:del w:author="Cristian Martínez" w:id="11" w:date="2026-08-06T21:54:12Z">
        <w:bookmarkStart w:colFirst="0" w:colLast="0" w:name="_u5vd0fiur7ra" w:id="2"/>
        <w:bookmarkEnd w:id="2"/>
        <w:r w:rsidDel="00000000" w:rsidR="00000000" w:rsidRPr="00000000">
          <w:rPr>
            <w:b w:val="1"/>
            <w:bCs w:val="1"/>
            <w:color w:val="366091"/>
            <w:sz w:val="24"/>
            <w:szCs w:val="24"/>
            <w:rtl w:val="0"/>
          </w:rPr>
          <w:delText xml:space="preserve">Objetivos</w:delText>
        </w:r>
        <w:r w:rsidDel="00000000" w:rsidR="00000000" w:rsidRPr="00000000">
          <w:rPr>
            <w:rtl w:val="0"/>
          </w:rPr>
        </w:r>
      </w:del>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del w:author="Cristian Martínez" w:id="11" w:date="2026-08-06T21:54:12Z"/>
          <w:sz w:val="24"/>
          <w:szCs w:val="24"/>
        </w:rPr>
      </w:pPr>
      <w:del w:author="Cristian Martínez" w:id="11" w:date="2026-08-06T21:54:12Z">
        <w:commentRangeStart w:id="10"/>
        <w:r w:rsidDel="00000000" w:rsidR="00000000" w:rsidRPr="00000000">
          <w:rPr>
            <w:i w:val="0"/>
            <w:iCs w:val="0"/>
            <w:smallCaps w:val="0"/>
            <w:strike w:val="0"/>
            <w:color w:val="000000"/>
            <w:sz w:val="24"/>
            <w:szCs w:val="24"/>
            <w:u w:val="none"/>
            <w:shd w:fill="auto" w:val="clear"/>
            <w:vertAlign w:val="baseline"/>
            <w:rtl w:val="0"/>
          </w:rPr>
          <w:delText xml:space="preserve">Evaluar históricamente</w:delText>
        </w:r>
        <w:commentRangeEnd w:id="10"/>
        <w:r w:rsidDel="00000000" w:rsidR="00000000" w:rsidRPr="00000000">
          <w:commentReference w:id="10"/>
        </w:r>
        <w:r w:rsidDel="00000000" w:rsidR="00000000" w:rsidRPr="00000000">
          <w:rPr>
            <w:i w:val="0"/>
            <w:iCs w:val="0"/>
            <w:smallCaps w:val="0"/>
            <w:strike w:val="0"/>
            <w:color w:val="000000"/>
            <w:sz w:val="24"/>
            <w:szCs w:val="24"/>
            <w:u w:val="none"/>
            <w:shd w:fill="auto" w:val="clear"/>
            <w:vertAlign w:val="baseline"/>
            <w:rtl w:val="0"/>
          </w:rPr>
          <w:delText xml:space="preserve"> (1980–2014) cómo ALADIN representa la distribución de duraciones de dry spells respecto a CR2MET en Chile </w:delText>
        </w:r>
        <w:r w:rsidDel="00000000" w:rsidR="00000000" w:rsidRPr="00000000">
          <w:rPr>
            <w:sz w:val="24"/>
            <w:szCs w:val="24"/>
            <w:rtl w:val="0"/>
          </w:rPr>
          <w:delText xml:space="preserve">central</w:delText>
        </w:r>
        <w:r w:rsidDel="00000000" w:rsidR="00000000" w:rsidRPr="00000000">
          <w:rPr>
            <w:i w:val="0"/>
            <w:iCs w:val="0"/>
            <w:smallCaps w:val="0"/>
            <w:strike w:val="0"/>
            <w:color w:val="000000"/>
            <w:sz w:val="24"/>
            <w:szCs w:val="24"/>
            <w:u w:val="none"/>
            <w:shd w:fill="auto" w:val="clear"/>
            <w:vertAlign w:val="baseline"/>
            <w:rtl w:val="0"/>
          </w:rPr>
          <w:delText xml:space="preserve">, mediante una definición operativa de dry spell y un umbral de día húmedo calibrado (R₀).</w:delText>
        </w:r>
      </w:del>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del w:author="Cristian Martínez" w:id="11" w:date="2026-08-06T21:54:12Z"/>
          <w:sz w:val="24"/>
          <w:szCs w:val="24"/>
        </w:rPr>
      </w:pPr>
      <w:del w:author="Cristian Martínez" w:id="11" w:date="2026-08-06T21:54:12Z">
        <w:r w:rsidDel="00000000" w:rsidR="00000000" w:rsidRPr="00000000">
          <w:rPr>
            <w:i w:val="0"/>
            <w:iCs w:val="0"/>
            <w:smallCaps w:val="0"/>
            <w:strike w:val="0"/>
            <w:color w:val="000000"/>
            <w:sz w:val="24"/>
            <w:szCs w:val="24"/>
            <w:u w:val="none"/>
            <w:shd w:fill="auto" w:val="clear"/>
            <w:vertAlign w:val="baseline"/>
            <w:rtl w:val="0"/>
          </w:rPr>
          <w:delText xml:space="preserve">Cuantificar el cambio en la probabilidad de dry spells largos bajo SSP5-8.5 (2040–2074), mediante risk ratios regionales y PDFs por cuenca (ALADIN histórico vs. futuro).</w:delText>
        </w:r>
      </w:del>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del w:author="Cristian Martínez" w:id="11" w:date="2026-08-06T21:54:12Z"/>
          <w:sz w:val="24"/>
          <w:szCs w:val="24"/>
        </w:rPr>
      </w:pPr>
      <w:del w:author="Cristian Martínez" w:id="11" w:date="2026-08-06T21:54:12Z">
        <w:commentRangeStart w:id="11"/>
        <w:r w:rsidDel="00000000" w:rsidR="00000000" w:rsidRPr="00000000">
          <w:rPr>
            <w:i w:val="0"/>
            <w:iCs w:val="0"/>
            <w:smallCaps w:val="0"/>
            <w:strike w:val="0"/>
            <w:color w:val="000000"/>
            <w:sz w:val="24"/>
            <w:szCs w:val="24"/>
            <w:u w:val="none"/>
            <w:shd w:fill="auto" w:val="clear"/>
            <w:vertAlign w:val="baseline"/>
            <w:rtl w:val="0"/>
          </w:rPr>
          <w:delText xml:space="preserve">Documentar la sensibilidad de los resultados a criterios alternativos de calibración del umbral, sin desplazar el foco del trabajo hacia la calibración como tema central.</w:delText>
        </w:r>
        <w:commentRangeEnd w:id="11"/>
        <w:r w:rsidDel="00000000" w:rsidR="00000000" w:rsidRPr="00000000">
          <w:commentReference w:id="11"/>
        </w:r>
        <w:r w:rsidDel="00000000" w:rsidR="00000000" w:rsidRPr="00000000">
          <w:rPr>
            <w:rtl w:val="0"/>
          </w:rPr>
        </w:r>
      </w:del>
    </w:p>
    <w:p w:rsidR="00000000" w:rsidDel="00000000" w:rsidP="00000000" w:rsidRDefault="00000000" w:rsidRPr="00000000" w14:paraId="00000013">
      <w:pPr>
        <w:pStyle w:val="Heading1"/>
        <w:keepNext w:val="1"/>
        <w:keepLines w:val="1"/>
        <w:spacing w:before="480" w:line="360" w:lineRule="auto"/>
        <w:jc w:val="both"/>
        <w:rPr>
          <w:del w:author="Cristian Martínez" w:id="11" w:date="2026-08-06T21:54:12Z"/>
          <w:sz w:val="24"/>
          <w:szCs w:val="24"/>
        </w:rPr>
      </w:pPr>
      <w:del w:author="Cristian Martínez" w:id="11" w:date="2026-08-06T21:54:12Z">
        <w:bookmarkStart w:colFirst="0" w:colLast="0" w:name="_t6225crcabjr" w:id="3"/>
        <w:bookmarkEnd w:id="3"/>
        <w:commentRangeStart w:id="12"/>
        <w:r w:rsidDel="00000000" w:rsidR="00000000" w:rsidRPr="00000000">
          <w:rPr>
            <w:b w:val="1"/>
            <w:bCs w:val="1"/>
            <w:color w:val="366091"/>
            <w:sz w:val="24"/>
            <w:szCs w:val="24"/>
            <w:rtl w:val="0"/>
          </w:rPr>
          <w:delText xml:space="preserve">Estructura del trabajo</w:delText>
        </w:r>
        <w:commentRangeEnd w:id="12"/>
        <w:r w:rsidDel="00000000" w:rsidR="00000000" w:rsidRPr="00000000">
          <w:commentReference w:id="12"/>
        </w:r>
        <w:r w:rsidDel="00000000" w:rsidR="00000000" w:rsidRPr="00000000">
          <w:rPr>
            <w:rtl w:val="0"/>
          </w:rPr>
        </w:r>
      </w:del>
    </w:p>
    <w:p w:rsidR="00000000" w:rsidDel="00000000" w:rsidP="00000000" w:rsidRDefault="00000000" w:rsidRPr="00000000" w14:paraId="00000014">
      <w:pPr>
        <w:spacing w:after="200" w:line="360" w:lineRule="auto"/>
        <w:ind w:firstLine="720"/>
        <w:jc w:val="both"/>
        <w:rPr>
          <w:del w:author="Cristian Martínez" w:id="11" w:date="2026-08-06T21:54:12Z"/>
          <w:sz w:val="24"/>
          <w:szCs w:val="24"/>
        </w:rPr>
      </w:pPr>
      <w:del w:author="Cristian Martínez" w:id="11" w:date="2026-08-06T21:54:12Z">
        <w:r w:rsidDel="00000000" w:rsidR="00000000" w:rsidRPr="00000000">
          <w:rPr>
            <w:sz w:val="24"/>
            <w:szCs w:val="24"/>
            <w:rtl w:val="0"/>
          </w:rPr>
          <w:delText xml:space="preserve">La sección 2 (Datos y métodos) describe los conjuntos de datos, el dominio y los períodos de estudio, la definición de wet/dry days y dry spells, la calibración de R₀, la construcción y normalización de las PDFs, la agrupación por cuenca y los risk ratios, además de la sensibilidad al umbral en material suplementario.</w:delText>
        </w:r>
      </w:del>
    </w:p>
    <w:p w:rsidR="00000000" w:rsidDel="00000000" w:rsidP="00000000" w:rsidRDefault="00000000" w:rsidRPr="00000000" w14:paraId="00000015">
      <w:pPr>
        <w:spacing w:after="200" w:line="360" w:lineRule="auto"/>
        <w:ind w:firstLine="720"/>
        <w:jc w:val="both"/>
        <w:rPr>
          <w:del w:author="Cristian Martínez" w:id="11" w:date="2026-08-06T21:54:12Z"/>
          <w:sz w:val="24"/>
          <w:szCs w:val="24"/>
        </w:rPr>
      </w:pPr>
      <w:del w:author="Cristian Martínez" w:id="11" w:date="2026-08-06T21:54:12Z">
        <w:r w:rsidDel="00000000" w:rsidR="00000000" w:rsidRPr="00000000">
          <w:rPr>
            <w:sz w:val="24"/>
            <w:szCs w:val="24"/>
            <w:rtl w:val="0"/>
          </w:rPr>
          <w:delText xml:space="preserve">La sección 3 (Evaluación histórica) presenta la climatología de persistencia según CR2MET, los sesgos espaciales de ALADIN frente a CR2MET una vez calibrado el umbral, y las tendencias observadas en ALADIN histórico.</w:delText>
        </w:r>
      </w:del>
    </w:p>
    <w:p w:rsidR="00000000" w:rsidDel="00000000" w:rsidP="00000000" w:rsidRDefault="00000000" w:rsidRPr="00000000" w14:paraId="00000016">
      <w:pPr>
        <w:spacing w:after="200" w:line="360" w:lineRule="auto"/>
        <w:ind w:firstLine="720"/>
        <w:jc w:val="both"/>
        <w:rPr>
          <w:del w:author="Cristian Martínez" w:id="11" w:date="2026-08-06T21:54:12Z"/>
          <w:sz w:val="24"/>
          <w:szCs w:val="24"/>
        </w:rPr>
      </w:pPr>
      <w:del w:author="Cristian Martínez" w:id="11" w:date="2026-08-06T21:54:12Z">
        <w:r w:rsidDel="00000000" w:rsidR="00000000" w:rsidRPr="00000000">
          <w:rPr>
            <w:sz w:val="24"/>
            <w:szCs w:val="24"/>
            <w:rtl w:val="0"/>
          </w:rPr>
          <w:delText xml:space="preserve">La sección 4 (Proyecciones futuras) analiza los risk ratios de periodos secos prolongados, las PDFs por cuenca y la extensión de su cola, la consistencia entre risk ratios y PDFs, y el contexto espacial dado por los mapas de precipitación anual y de duración media de dry spells (histórico vs. futuro SSP5-8.5).</w:delText>
        </w:r>
      </w:del>
    </w:p>
    <w:p w:rsidR="00000000" w:rsidDel="00000000" w:rsidP="00000000" w:rsidRDefault="00000000" w:rsidRPr="00000000" w14:paraId="00000017">
      <w:pPr>
        <w:spacing w:after="200" w:line="360" w:lineRule="auto"/>
        <w:ind w:firstLine="720"/>
        <w:jc w:val="both"/>
        <w:rPr>
          <w:ins w:author="Cristian Martínez" w:id="11" w:date="2026-08-06T21:54:12Z"/>
          <w:del w:author="Cristian Martínez" w:id="11" w:date="2026-08-06T21:54:12Z"/>
          <w:sz w:val="24"/>
          <w:szCs w:val="24"/>
        </w:rPr>
      </w:pPr>
      <w:del w:author="Cristian Martínez" w:id="11" w:date="2026-08-06T21:54:12Z">
        <w:r w:rsidDel="00000000" w:rsidR="00000000" w:rsidRPr="00000000">
          <w:rPr>
            <w:sz w:val="24"/>
            <w:szCs w:val="24"/>
            <w:rtl w:val="0"/>
          </w:rPr>
          <w:delText xml:space="preserve">La sección 5 (Resumen y discusión) sintetiza los hallazgos, discute las limitaciones del estudio y esboza líneas de trabajo futuro.</w:delText>
        </w:r>
      </w:del>
      <w:ins w:author="Cristian Martínez" w:id="11" w:date="2026-08-06T21:54:12Z">
        <w:del w:author="Cristian Martínez" w:id="11" w:date="2026-08-06T21:54:12Z">
          <w:r w:rsidDel="00000000" w:rsidR="00000000" w:rsidRPr="00000000">
            <w:rPr>
              <w:rtl w:val="0"/>
            </w:rPr>
          </w:r>
        </w:del>
      </w:ins>
    </w:p>
    <w:p w:rsidR="00000000" w:rsidDel="00000000" w:rsidP="00000000" w:rsidRDefault="00000000" w:rsidRPr="00000000" w14:paraId="00000018">
      <w:pPr>
        <w:spacing w:after="200" w:line="360" w:lineRule="auto"/>
        <w:ind w:left="0" w:firstLine="0"/>
        <w:jc w:val="both"/>
        <w:rPr>
          <w:del w:author="Cristian Martínez" w:id="11" w:date="2026-08-06T21:54:12Z"/>
          <w:sz w:val="24"/>
          <w:szCs w:val="24"/>
        </w:rPr>
        <w:pPrChange w:author="Cristian Martínez" w:id="0" w:date="2026-08-06T21:54:12Z">
          <w:pPr>
            <w:spacing w:after="200" w:line="360" w:lineRule="auto"/>
            <w:ind w:firstLine="720"/>
            <w:jc w:val="both"/>
          </w:pPr>
        </w:pPrChange>
      </w:pPr>
      <w:del w:author="Cristian Martínez" w:id="11" w:date="2026-08-06T21:54:12Z">
        <w:r w:rsidDel="00000000" w:rsidR="00000000" w:rsidRPr="00000000">
          <w:rPr>
            <w:rtl w:val="0"/>
          </w:rPr>
        </w:r>
      </w:del>
    </w:p>
    <w:p w:rsidR="00000000" w:rsidDel="00000000" w:rsidP="00000000" w:rsidRDefault="00000000" w:rsidRPr="00000000" w14:paraId="00000019">
      <w:pPr>
        <w:pStyle w:val="Heading1"/>
        <w:keepNext w:val="1"/>
        <w:keepLines w:val="1"/>
        <w:spacing w:before="480" w:line="360" w:lineRule="auto"/>
        <w:jc w:val="both"/>
        <w:rPr>
          <w:b w:val="1"/>
          <w:bCs w:val="1"/>
          <w:color w:val="366091"/>
          <w:sz w:val="24"/>
          <w:szCs w:val="24"/>
        </w:rPr>
      </w:pPr>
      <w:bookmarkStart w:colFirst="0" w:colLast="0" w:name="_nhezdzdvna66" w:id="4"/>
      <w:bookmarkEnd w:id="4"/>
      <w:r w:rsidDel="00000000" w:rsidR="00000000" w:rsidRPr="00000000">
        <w:rPr>
          <w:b w:val="1"/>
          <w:bCs w:val="1"/>
          <w:color w:val="366091"/>
          <w:sz w:val="24"/>
          <w:szCs w:val="24"/>
          <w:rtl w:val="0"/>
        </w:rPr>
        <w:t xml:space="preserve">Datos y métodos</w:t>
      </w:r>
    </w:p>
    <w:p w:rsidR="00000000" w:rsidDel="00000000" w:rsidP="00000000" w:rsidRDefault="00000000" w:rsidRPr="00000000" w14:paraId="0000001A">
      <w:pPr>
        <w:pStyle w:val="Heading1"/>
        <w:keepNext w:val="1"/>
        <w:keepLines w:val="1"/>
        <w:spacing w:before="480" w:line="360" w:lineRule="auto"/>
        <w:jc w:val="both"/>
        <w:rPr/>
      </w:pPr>
      <w:bookmarkStart w:colFirst="0" w:colLast="0" w:name="_ljw95p3mjs4c" w:id="5"/>
      <w:bookmarkEnd w:id="5"/>
      <w:r w:rsidDel="00000000" w:rsidR="00000000" w:rsidRPr="00000000">
        <w:rPr>
          <w:b w:val="1"/>
          <w:bCs w:val="1"/>
          <w:color w:val="366091"/>
          <w:sz w:val="24"/>
          <w:szCs w:val="24"/>
          <w:rtl w:val="0"/>
        </w:rPr>
        <w:t xml:space="preserve">2.1 Conjunto de datos, dominio y períodos</w:t>
      </w:r>
      <w:r w:rsidDel="00000000" w:rsidR="00000000" w:rsidRPr="00000000">
        <w:rPr>
          <w:rtl w:val="0"/>
        </w:rPr>
      </w:r>
    </w:p>
    <w:p w:rsidR="00000000" w:rsidDel="00000000" w:rsidP="00000000" w:rsidRDefault="00000000" w:rsidRPr="00000000" w14:paraId="0000001B">
      <w:pPr>
        <w:spacing w:after="200" w:line="360" w:lineRule="auto"/>
        <w:ind w:firstLine="720"/>
        <w:jc w:val="both"/>
        <w:rPr>
          <w:sz w:val="24"/>
          <w:szCs w:val="24"/>
        </w:rPr>
      </w:pPr>
      <w:r w:rsidDel="00000000" w:rsidR="00000000" w:rsidRPr="00000000">
        <w:rPr>
          <w:sz w:val="24"/>
          <w:szCs w:val="24"/>
          <w:rtl w:val="0"/>
        </w:rPr>
        <w:t xml:space="preserve">El análisis utiliza dos fuentes de precipitación diaria. Como referencia observacional del período histórico se emplea CR2MET v2.5 (Centro de Ciencia del Clima y la Resiliencia, CR2), un producto gridded de precipitación diaria sobre Chile en una grilla regular de latitud-longitud (aprox. 0,05°), con unidades en mm día^{-1}. Como modelo climático regional se utiliza ALADIN CHP12 (configuración CNRM-ALADIN64), cuya precipitación se entrega en kgm^{-2}s^{-1} y se convierte a mm día^{-1} multiplicando por 86.400. El dominio de estudio es Chile continental; la máscara terrestre se construye a partir de la geometría de Chile en Natural Earth (10m). Sobre la grilla nativa de ALADIN, el dominio continental comprende aproximadamente 3.587 celdas válidas.</w:t>
      </w:r>
    </w:p>
    <w:p w:rsidR="00000000" w:rsidDel="00000000" w:rsidP="00000000" w:rsidRDefault="00000000" w:rsidRPr="00000000" w14:paraId="0000001C">
      <w:pPr>
        <w:spacing w:after="200" w:line="360" w:lineRule="auto"/>
        <w:ind w:firstLine="720"/>
        <w:jc w:val="both"/>
        <w:rPr>
          <w:sz w:val="24"/>
          <w:szCs w:val="24"/>
        </w:rPr>
      </w:pPr>
      <w:r w:rsidDel="00000000" w:rsidR="00000000" w:rsidRPr="00000000">
        <w:rPr>
          <w:sz w:val="24"/>
          <w:szCs w:val="24"/>
          <w:rtl w:val="0"/>
        </w:rPr>
        <w:t xml:space="preserve">Para permitir comparaciones píxel a píxel, CR2MET se interpola linealmente a los centros de celda de la grilla nativa de ALADIN. Esta decisión fija ALADIN como marco espacial de referencia, porque es el producto que se evalúa en el histórico y el único disponible para el futuro. La interpolación lineal es un método estándar y reproducible; se reconoce, no obstante, que introduce un suavizado leve de CR2MET y que no conversa exactamente la precipitación integrada del dominio.</w:t>
      </w:r>
    </w:p>
    <w:p w:rsidR="00000000" w:rsidDel="00000000" w:rsidP="00000000" w:rsidRDefault="00000000" w:rsidRPr="00000000" w14:paraId="0000001D">
      <w:pPr>
        <w:spacing w:after="200" w:line="360" w:lineRule="auto"/>
        <w:ind w:firstLine="720"/>
        <w:jc w:val="both"/>
        <w:rPr>
          <w:sz w:val="24"/>
          <w:szCs w:val="24"/>
        </w:rPr>
      </w:pPr>
      <w:r w:rsidDel="00000000" w:rsidR="00000000" w:rsidRPr="00000000">
        <w:rPr>
          <w:sz w:val="24"/>
          <w:szCs w:val="24"/>
          <w:rtl w:val="0"/>
        </w:rPr>
        <w:t xml:space="preserve">Se analizan dos ventanas de 35 años de igual longitud: el histórico 1980-2014 (CR2MET y ALADIN) y el futuro 2040-2074 bajo el escenario SSP5-8.5 (solo ALADIN). El emparejamiento de longitudes evita que diferencias en el tamaño muestral condicionen la comparación histórico-futuro. Los análisis regionales de distribuciones de duración se concentran en cuatro cuencas hidrográficas representativas del gradiente climático chileno —Loa (norte árido), Maipo y Maule (zona central) y Biobío (sur más húmedo)—, delimitadas como ventanas rectangulares de longitud-latitud sobre la grulla de ALADIN e intersectadas con la máscara de Chile continental. Los risk ratios, en cambio, se calculan sobre pools regionales definidos por regiones administrativas (Coquimbo, O’Higgins, La Araucanía y Los Lagos), usando geometrías Natural Earth.</w:t>
      </w:r>
    </w:p>
    <w:p w:rsidR="00000000" w:rsidDel="00000000" w:rsidP="00000000" w:rsidRDefault="00000000" w:rsidRPr="00000000" w14:paraId="0000001E">
      <w:pPr>
        <w:spacing w:after="200" w:line="360" w:lineRule="auto"/>
        <w:ind w:firstLine="720"/>
        <w:jc w:val="center"/>
        <w:rPr>
          <w:sz w:val="24"/>
          <w:szCs w:val="24"/>
        </w:rPr>
      </w:pPr>
      <w:r w:rsidDel="00000000" w:rsidR="00000000" w:rsidRPr="00000000">
        <w:rPr>
          <w:sz w:val="24"/>
          <w:szCs w:val="24"/>
        </w:rPr>
        <w:drawing>
          <wp:inline distB="114300" distT="114300" distL="114300" distR="114300">
            <wp:extent cx="3342217" cy="7519988"/>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342217" cy="75199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00" w:line="360" w:lineRule="auto"/>
        <w:ind w:firstLine="720"/>
        <w:jc w:val="both"/>
        <w:rPr>
          <w:sz w:val="24"/>
          <w:szCs w:val="24"/>
        </w:rPr>
      </w:pPr>
      <w:r w:rsidDel="00000000" w:rsidR="00000000" w:rsidRPr="00000000">
        <w:rPr>
          <w:sz w:val="24"/>
          <w:szCs w:val="24"/>
          <w:rtl w:val="0"/>
        </w:rPr>
        <w:t xml:space="preserve">Figura 1. Dominio de estudio: cuencas (rectángulos) para PDFs de dry spells y regiones administrativas (áreas sombreadas) para risk ratios.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Dominio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Grilla / resolución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Periodo usado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Variable(s)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Unidades / notas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CR2MET v2.5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Producto gridded de referencia (observacional)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Chile continental (máscara Natural Earth)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Lat/lon regular 0.05° (~5 km); regrillado lineal a grilla ALADIN para comparaciones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1980–2014 (histórico); 1980–2000 y 2001–2021 (análisis P1/P2, solo CR2MET)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Precipitación diaria (pr)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mm/día; umbral día húmedo R = 1 mm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ALADIN CHP12 (histórico)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Modelo climático regional (RCM); CNRM-ALADIN64 v1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Chile continental; 3 587 celdas válidas sobre grilla curvilínea (y×x)</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Grilla nativa curvilínea ~12 km (255×68 celdas dominio CHP12)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1980–2014 (35 años; emparejado con futuro)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Precipitación diaria (pr)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kg m⁻² s⁻¹ × 86 400 → mm/día; umbral calibrado R₀ = 5.285 mm (criterio 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ALADIN CHP12 (SSP5-8.5)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Proyección RCM; forzado por CNRM-ESM2-1 (r1i1p1f2)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Mismo dominio y grilla que ALADIN histórico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Idéntica a ALADIN histórico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2040–2074 (35 años; comparado con hist 1980–2014)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Precipitación diaria (pr)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jc w:val="both"/>
              <w:rPr>
                <w:rFonts w:ascii="Arial" w:cs="Arial" w:eastAsia="Arial" w:hAnsi="Arial"/>
              </w:rPr>
            </w:pPr>
            <w:r w:rsidDel="00000000" w:rsidR="00000000" w:rsidRPr="00000000">
              <w:rPr>
                <w:rFonts w:ascii="Arial" w:cs="Arial" w:eastAsia="Arial" w:hAnsi="Arial"/>
                <w:rtl w:val="0"/>
              </w:rPr>
              <w:t xml:space="preserve">mm/día; mismo R₀ = 5.285 mm; spells con inicio mar–nov para RR</w:t>
            </w:r>
          </w:p>
        </w:tc>
      </w:tr>
    </w:tbl>
    <w:p w:rsidR="00000000" w:rsidDel="00000000" w:rsidP="00000000" w:rsidRDefault="00000000" w:rsidRPr="00000000" w14:paraId="0000003C">
      <w:pPr>
        <w:spacing w:after="200" w:line="360" w:lineRule="auto"/>
        <w:ind w:firstLine="720"/>
        <w:jc w:val="center"/>
        <w:rPr>
          <w:b w:val="1"/>
          <w:bCs w:val="1"/>
          <w:color w:val="4f81bd"/>
          <w:sz w:val="24"/>
          <w:szCs w:val="24"/>
        </w:rPr>
      </w:pPr>
      <w:r w:rsidDel="00000000" w:rsidR="00000000" w:rsidRPr="00000000">
        <w:rPr>
          <w:sz w:val="22"/>
          <w:szCs w:val="22"/>
          <w:rtl w:val="0"/>
        </w:rPr>
        <w:t xml:space="preserve">Tabla 1. Conjuntos de datos usados en el estudio: producto, dominio, grilla, período, variable y umbral de día húmedo.</w:t>
      </w:r>
      <w:r w:rsidDel="00000000" w:rsidR="00000000" w:rsidRPr="00000000">
        <w:rPr>
          <w:rtl w:val="0"/>
        </w:rPr>
      </w:r>
    </w:p>
    <w:p w:rsidR="00000000" w:rsidDel="00000000" w:rsidP="00000000" w:rsidRDefault="00000000" w:rsidRPr="00000000" w14:paraId="0000003D">
      <w:pPr>
        <w:pStyle w:val="Heading1"/>
        <w:keepNext w:val="1"/>
        <w:keepLines w:val="1"/>
        <w:spacing w:before="480" w:line="360" w:lineRule="auto"/>
        <w:jc w:val="both"/>
        <w:rPr/>
      </w:pPr>
      <w:bookmarkStart w:colFirst="0" w:colLast="0" w:name="_mjgnnmcx30fn" w:id="6"/>
      <w:bookmarkEnd w:id="6"/>
      <w:r w:rsidDel="00000000" w:rsidR="00000000" w:rsidRPr="00000000">
        <w:rPr>
          <w:b w:val="1"/>
          <w:bCs w:val="1"/>
          <w:color w:val="366091"/>
          <w:sz w:val="24"/>
          <w:szCs w:val="24"/>
          <w:rtl w:val="0"/>
        </w:rPr>
        <w:t xml:space="preserve">2.2 Definición de días húmedos/secos y dry spells</w:t>
      </w:r>
      <w:r w:rsidDel="00000000" w:rsidR="00000000" w:rsidRPr="00000000">
        <w:rPr>
          <w:rtl w:val="0"/>
        </w:rPr>
      </w:r>
    </w:p>
    <w:p w:rsidR="00000000" w:rsidDel="00000000" w:rsidP="00000000" w:rsidRDefault="00000000" w:rsidRPr="00000000" w14:paraId="0000003E">
      <w:pPr>
        <w:spacing w:after="200" w:line="360" w:lineRule="auto"/>
        <w:ind w:firstLine="720"/>
        <w:jc w:val="both"/>
        <w:rPr>
          <w:sz w:val="24"/>
          <w:szCs w:val="24"/>
        </w:rPr>
      </w:pPr>
      <w:r w:rsidDel="00000000" w:rsidR="00000000" w:rsidRPr="00000000">
        <w:rPr>
          <w:rFonts w:ascii="Gungsuh" w:cs="Gungsuh" w:eastAsia="Gungsuh" w:hAnsi="Gungsuh"/>
          <w:sz w:val="24"/>
          <w:szCs w:val="24"/>
          <w:rtl w:val="0"/>
        </w:rPr>
        <w:t xml:space="preserve">Se define wet day (día húmedo) como un día con precipitación diaria pr ≥ R, donde R es un umbral en mm día^{-1}, y dry day (día seco) como un día con un pr &lt; R. Un dry spells es una racha consecutiva de dry days; su duración t es el número de días de la racha. Los días con valor faltante (NaN) no se tratan como secos. Las rachas que comienzan en el primer día o terminan en el último día de la serie temporal de cada período se excluyen del análisis, para evitar spells censurados por el borde de la ventana.</w:t>
      </w:r>
    </w:p>
    <w:p w:rsidR="00000000" w:rsidDel="00000000" w:rsidP="00000000" w:rsidRDefault="00000000" w:rsidRPr="00000000" w14:paraId="0000003F">
      <w:pPr>
        <w:spacing w:after="200" w:line="360" w:lineRule="auto"/>
        <w:ind w:firstLine="720"/>
        <w:jc w:val="both"/>
        <w:rPr>
          <w:sz w:val="24"/>
          <w:szCs w:val="24"/>
        </w:rPr>
      </w:pPr>
      <w:r w:rsidDel="00000000" w:rsidR="00000000" w:rsidRPr="00000000">
        <w:rPr>
          <w:sz w:val="24"/>
          <w:szCs w:val="24"/>
          <w:rtl w:val="0"/>
        </w:rPr>
        <w:t xml:space="preserve">La comparación histórica entre CR2MET y ALADIN no puede realizarse de forma equitativa con un mismo umbral fijo. Con R = 1 mm día^{-1} en ambos productos, ALADIN presenta una fracción espacial media de días húmedos sustancialmente mayor que CR2MET, lo que fragmenta las rachas secas y genera spells artificialmente más cortos y numerosos. Por ello, el análisis principal adopta el criterio i global calibrado: CR2MET con R = 1mm día^{-1} y ALADIN con un umbral calibrado R₀ = 5,285 mm día⁻¹, elegido para igualar la fracción espacial media de wet days de CR2MET a 1 mm (véase §2.3).</w:t>
      </w:r>
    </w:p>
    <w:p w:rsidR="00000000" w:rsidDel="00000000" w:rsidP="00000000" w:rsidRDefault="00000000" w:rsidRPr="00000000" w14:paraId="00000040">
      <w:pPr>
        <w:spacing w:after="200" w:line="360" w:lineRule="auto"/>
        <w:ind w:firstLine="720"/>
        <w:jc w:val="both"/>
        <w:rPr>
          <w:sz w:val="24"/>
          <w:szCs w:val="24"/>
        </w:rPr>
      </w:pPr>
      <w:r w:rsidDel="00000000" w:rsidR="00000000" w:rsidRPr="00000000">
        <w:rPr>
          <w:sz w:val="24"/>
          <w:szCs w:val="24"/>
          <w:rtl w:val="0"/>
        </w:rPr>
        <w:t xml:space="preserve">Como análisis de sensibilidad se consideran además el criterio ii, con el mismo umbral: 1 mm día^{-1} y el criterio iii, calibrado local: R₀(x,y) por píxel, de modo que en cada celda la fracción temporal de wet days de ALADIN iguale la de CR2MET a 1 mm). El criterio i es el de referencia para resultados principales; los criterios ii y iii permiten separar cuánto del sesgo histórico se debe a la definición de día húmedo y cuánto permanece como diferencia estructural del modelo.</w:t>
      </w:r>
    </w:p>
    <w:p w:rsidR="00000000" w:rsidDel="00000000" w:rsidP="00000000" w:rsidRDefault="00000000" w:rsidRPr="00000000" w14:paraId="00000041">
      <w:pPr>
        <w:pStyle w:val="Heading1"/>
        <w:keepNext w:val="1"/>
        <w:keepLines w:val="1"/>
        <w:spacing w:before="480" w:line="360" w:lineRule="auto"/>
        <w:jc w:val="both"/>
        <w:rPr/>
      </w:pPr>
      <w:bookmarkStart w:colFirst="0" w:colLast="0" w:name="_oizs0t56dgh7" w:id="7"/>
      <w:bookmarkEnd w:id="7"/>
      <w:r w:rsidDel="00000000" w:rsidR="00000000" w:rsidRPr="00000000">
        <w:rPr>
          <w:b w:val="1"/>
          <w:bCs w:val="1"/>
          <w:color w:val="366091"/>
          <w:sz w:val="24"/>
          <w:szCs w:val="24"/>
          <w:rtl w:val="0"/>
        </w:rPr>
        <w:t xml:space="preserve">2.3 Calibración del umbral R₀</w:t>
      </w:r>
      <w:r w:rsidDel="00000000" w:rsidR="00000000" w:rsidRPr="00000000">
        <w:rPr>
          <w:rtl w:val="0"/>
        </w:rPr>
      </w:r>
    </w:p>
    <w:p w:rsidR="00000000" w:rsidDel="00000000" w:rsidP="00000000" w:rsidRDefault="00000000" w:rsidRPr="00000000" w14:paraId="00000042">
      <w:pPr>
        <w:spacing w:after="200" w:line="360" w:lineRule="auto"/>
        <w:ind w:firstLine="720"/>
        <w:jc w:val="both"/>
        <w:rPr>
          <w:sz w:val="24"/>
          <w:szCs w:val="24"/>
        </w:rPr>
      </w:pPr>
      <w:r w:rsidDel="00000000" w:rsidR="00000000" w:rsidRPr="00000000">
        <w:rPr>
          <w:rFonts w:ascii="Caudex" w:cs="Caudex" w:eastAsia="Caudex" w:hAnsi="Caudex"/>
          <w:sz w:val="24"/>
          <w:szCs w:val="24"/>
          <w:shd w:fill="ffd966" w:val="clear"/>
          <w:rtl w:val="0"/>
        </w:rPr>
        <w:t xml:space="preserve">La calibración de R₀ busca el valor tal que el promedio espacial sobre Chile continental de la fracción temporal de días con pr ≥ R en ALADIN iguale la fracción correspondiente de CR2MET con R = 1 mm día⁻¹.</w:t>
      </w:r>
      <w:r w:rsidDel="00000000" w:rsidR="00000000" w:rsidRPr="00000000">
        <w:rPr>
          <w:sz w:val="24"/>
          <w:szCs w:val="24"/>
          <w:rtl w:val="0"/>
        </w:rPr>
        <w:t xml:space="preserve"> Formalmente, si F(R) denota la fracción espacial media de wet days, se resuelve F_ALADIN(R₀) = F_CR2MET(1 mm). En el período 1980–2014, CR2MET a 1 mm produce F = 20,94%, mientras que ALADIN a 1 mm produce F = 30,68% (+9,7 puntos porcentuales). El umbral R₀ = 5,285 mm día⁻¹ reproduce F = 20,94% en ALADIN.</w:t>
      </w:r>
    </w:p>
    <w:p w:rsidR="00000000" w:rsidDel="00000000" w:rsidP="00000000" w:rsidRDefault="00000000" w:rsidRPr="00000000" w14:paraId="00000043">
      <w:pPr>
        <w:spacing w:after="200" w:line="360" w:lineRule="auto"/>
        <w:ind w:firstLine="720"/>
        <w:jc w:val="both"/>
        <w:rPr>
          <w:sz w:val="24"/>
          <w:szCs w:val="24"/>
        </w:rPr>
      </w:pPr>
      <w:r w:rsidDel="00000000" w:rsidR="00000000" w:rsidRPr="00000000">
        <w:rPr>
          <w:sz w:val="24"/>
          <w:szCs w:val="24"/>
          <w:rtl w:val="0"/>
        </w:rPr>
        <w:t xml:space="preserve">Esta calibración sigue la lógica de emparejamiento de días húmedos empleada en estudios distributivos de precipitación (Martinez-Villalobos et al., 2022): igualar la frecuencia de wet days antes de comparar estadísticas de rachas o intensidades. R₀ es, por tanto, un paso metodológico previo y no la pregunta científica central del trabajo. Cabe subrayar qué no garantiza la calibración: igualar la fracción de wet days no implica igualdad en intensidad de precipitación, en variabilidad interanual ni en la distribución de duraciones de dry spells. De hecho, incluso con R₀, ALADIN sigue subestimando la persistencia histórica respecto a CR2MET, lo que indica un sesgo residual del modelo más allá del umbral.</w:t>
      </w:r>
    </w:p>
    <w:p w:rsidR="00000000" w:rsidDel="00000000" w:rsidP="00000000" w:rsidRDefault="00000000" w:rsidRPr="00000000" w14:paraId="00000044">
      <w:pPr>
        <w:spacing w:after="200" w:line="360" w:lineRule="auto"/>
        <w:ind w:firstLine="720"/>
        <w:jc w:val="both"/>
        <w:rPr>
          <w:sz w:val="24"/>
          <w:szCs w:val="24"/>
        </w:rPr>
      </w:pPr>
      <w:r w:rsidDel="00000000" w:rsidR="00000000" w:rsidRPr="00000000">
        <w:rPr>
          <w:sz w:val="24"/>
          <w:szCs w:val="24"/>
          <w:rtl w:val="0"/>
        </w:rPr>
        <w:t xml:space="preserve">La variante local R₀(x,y) (criterio iii) calcula, en cada píxel, el umbral de ALADIN que iguala la fracción temporal de wet days de CR2MET a 1 mm en ese mismo píxel. Esta variante reduce residuos espaciales del sesgo de wet days, pero introduce un campo de umbrales heterogéneo y mayor complejidad interpretativa; por ello se reserva a sensibilidad y material suplementario.</w:t>
      </w:r>
    </w:p>
    <w:p w:rsidR="00000000" w:rsidDel="00000000" w:rsidP="00000000" w:rsidRDefault="00000000" w:rsidRPr="00000000" w14:paraId="00000045">
      <w:pPr>
        <w:spacing w:after="200" w:line="360" w:lineRule="auto"/>
        <w:ind w:left="0" w:firstLine="0"/>
        <w:jc w:val="center"/>
        <w:rPr>
          <w:sz w:val="24"/>
          <w:szCs w:val="24"/>
        </w:rPr>
      </w:pPr>
      <w:r w:rsidDel="00000000" w:rsidR="00000000" w:rsidRPr="00000000">
        <w:rPr>
          <w:sz w:val="24"/>
          <w:szCs w:val="24"/>
        </w:rPr>
        <w:drawing>
          <wp:inline distB="114300" distT="114300" distL="114300" distR="114300">
            <wp:extent cx="5943600" cy="35814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line="360" w:lineRule="auto"/>
        <w:ind w:firstLine="720"/>
        <w:jc w:val="center"/>
        <w:rPr>
          <w:sz w:val="24"/>
          <w:szCs w:val="24"/>
        </w:rPr>
      </w:pPr>
      <w:r w:rsidDel="00000000" w:rsidR="00000000" w:rsidRPr="00000000">
        <w:rPr>
          <w:sz w:val="24"/>
          <w:szCs w:val="24"/>
          <w:rtl w:val="0"/>
        </w:rPr>
        <w:t xml:space="preserve">Figura 3. Calibración del umbral de día húmedo </w:t>
      </w:r>
      <w:hyperlink r:id="rId9">
        <w:r w:rsidDel="00000000" w:rsidR="00000000" w:rsidRPr="00000000">
          <w:rPr>
            <w:sz w:val="24"/>
            <w:szCs w:val="24"/>
          </w:rPr>
          <w:drawing>
            <wp:inline distB="19050" distT="19050" distL="19050" distR="19050">
              <wp:extent cx="190500" cy="1397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90500" cy="139700"/>
                      </a:xfrm>
                      <a:prstGeom prst="rect"/>
                      <a:ln/>
                    </pic:spPr>
                  </pic:pic>
                </a:graphicData>
              </a:graphic>
            </wp:inline>
          </w:drawing>
        </w:r>
      </w:hyperlink>
      <w:r w:rsidDel="00000000" w:rsidR="00000000" w:rsidRPr="00000000">
        <w:rPr>
          <w:sz w:val="24"/>
          <w:szCs w:val="24"/>
          <w:rtl w:val="0"/>
        </w:rPr>
        <w:t xml:space="preserve"> en ALADIN frente a CR2MET (1980-2014).</w:t>
      </w:r>
    </w:p>
    <w:p w:rsidR="00000000" w:rsidDel="00000000" w:rsidP="00000000" w:rsidRDefault="00000000" w:rsidRPr="00000000" w14:paraId="00000047">
      <w:pPr>
        <w:pStyle w:val="Heading1"/>
        <w:keepNext w:val="1"/>
        <w:keepLines w:val="1"/>
        <w:spacing w:before="480" w:line="360" w:lineRule="auto"/>
        <w:jc w:val="both"/>
        <w:rPr/>
      </w:pPr>
      <w:bookmarkStart w:colFirst="0" w:colLast="0" w:name="_88fdck86q902" w:id="8"/>
      <w:bookmarkEnd w:id="8"/>
      <w:r w:rsidDel="00000000" w:rsidR="00000000" w:rsidRPr="00000000">
        <w:rPr>
          <w:b w:val="1"/>
          <w:bCs w:val="1"/>
          <w:color w:val="366091"/>
          <w:sz w:val="24"/>
          <w:szCs w:val="24"/>
          <w:rtl w:val="0"/>
        </w:rPr>
        <w:t xml:space="preserve">2.3 Calibración del umbral R₀</w:t>
      </w:r>
      <w:r w:rsidDel="00000000" w:rsidR="00000000" w:rsidRPr="00000000">
        <w:rPr>
          <w:rtl w:val="0"/>
        </w:rPr>
      </w:r>
    </w:p>
    <w:p w:rsidR="00000000" w:rsidDel="00000000" w:rsidP="00000000" w:rsidRDefault="00000000" w:rsidRPr="00000000" w14:paraId="00000048">
      <w:pPr>
        <w:spacing w:after="200" w:line="360" w:lineRule="auto"/>
        <w:ind w:firstLine="720"/>
        <w:jc w:val="both"/>
        <w:rPr>
          <w:sz w:val="24"/>
          <w:szCs w:val="24"/>
        </w:rPr>
      </w:pPr>
      <w:r w:rsidDel="00000000" w:rsidR="00000000" w:rsidRPr="00000000">
        <w:rPr>
          <w:sz w:val="24"/>
          <w:szCs w:val="24"/>
          <w:rtl w:val="0"/>
        </w:rPr>
        <w:t xml:space="preserve">Para caracterizar la distribución de duraciones se construyen PDFs empíricas de la variable t (días). Los bins se definen aproximadamente uniformes en el espacio log(t), de modo que la representación natural de las curvas sea en escala log–log, siguiendo la convención usada en PDFs de precipitación diaria (Martinez-Villalobos &amp; Neelin, 2018; Martinez-Villalobos et al., 2022). En cada bin, la altura f(t) se obtiene como el cociente entre el número de spells contados en el intervalo y el ancho del bin.</w:t>
      </w:r>
    </w:p>
    <w:p w:rsidR="00000000" w:rsidDel="00000000" w:rsidP="00000000" w:rsidRDefault="00000000" w:rsidRPr="00000000" w14:paraId="00000049">
      <w:pPr>
        <w:spacing w:after="200" w:line="360" w:lineRule="auto"/>
        <w:ind w:firstLine="720"/>
        <w:jc w:val="both"/>
        <w:rPr>
          <w:sz w:val="24"/>
          <w:szCs w:val="24"/>
        </w:rPr>
      </w:pPr>
      <w:r w:rsidDel="00000000" w:rsidR="00000000" w:rsidRPr="00000000">
        <w:rPr>
          <w:sz w:val="24"/>
          <w:szCs w:val="24"/>
          <w:rtl w:val="0"/>
        </w:rPr>
        <w:t xml:space="preserve">A diferencia de una densidad de probabilidad clásica —cuya integral respecto de t iguala 1—, aquí se normaliza de modo que</w:t>
      </w:r>
    </w:p>
    <w:p w:rsidR="00000000" w:rsidDel="00000000" w:rsidP="00000000" w:rsidRDefault="00000000" w:rsidRPr="00000000" w14:paraId="0000004A">
      <w:pPr>
        <w:spacing w:after="200" w:line="276" w:lineRule="auto"/>
        <w:jc w:val="center"/>
        <w:rPr>
          <w:sz w:val="24"/>
          <w:szCs w:val="24"/>
        </w:rPr>
      </w:pPr>
      <w:r w:rsidDel="00000000" w:rsidR="00000000" w:rsidRPr="00000000">
        <w:rPr>
          <w:rFonts w:ascii="Gungsuh" w:cs="Gungsuh" w:eastAsia="Gungsuh" w:hAnsi="Gungsuh"/>
          <w:i w:val="1"/>
          <w:iCs w:val="1"/>
          <w:sz w:val="22"/>
          <w:szCs w:val="22"/>
          <w:rtl w:val="0"/>
        </w:rPr>
        <w:t xml:space="preserve">(1)</w:t>
        <w:tab/>
        <w:t xml:space="preserve">∫₀^∞ f(t) dt = n_spells</w:t>
      </w:r>
      <w:r w:rsidDel="00000000" w:rsidR="00000000" w:rsidRPr="00000000">
        <w:rPr>
          <w:rtl w:val="0"/>
        </w:rPr>
      </w:r>
    </w:p>
    <w:p w:rsidR="00000000" w:rsidDel="00000000" w:rsidP="00000000" w:rsidRDefault="00000000" w:rsidRPr="00000000" w14:paraId="0000004B">
      <w:pPr>
        <w:spacing w:after="200" w:line="360" w:lineRule="auto"/>
        <w:ind w:firstLine="720"/>
        <w:jc w:val="both"/>
        <w:rPr>
          <w:sz w:val="24"/>
          <w:szCs w:val="24"/>
        </w:rPr>
      </w:pPr>
      <w:r w:rsidDel="00000000" w:rsidR="00000000" w:rsidRPr="00000000">
        <w:rPr>
          <w:sz w:val="24"/>
          <w:szCs w:val="24"/>
          <w:rtl w:val="0"/>
        </w:rPr>
        <w:t xml:space="preserve">donde n_spells es el número total de dry spells del conjunto considerado (cuenca × periodo × producto). Esta convención preserva simultáneamente la forma de la distribución y el número total de eventos. Normalizar a 1 ocultaría si el futuro produce más o menos spells que el histórico, información relevante cuando cambian a la vez la frecuencia de eventos y la cola de duraciones largas. La PDF de duraciones no debe confundirse con una tendencia temporal: la primera describe cómo se reparten las rachas en un pool de eventos; la segunda describe la evolución año a año de un estadístico.</w:t>
      </w:r>
    </w:p>
    <w:p w:rsidR="00000000" w:rsidDel="00000000" w:rsidP="00000000" w:rsidRDefault="00000000" w:rsidRPr="00000000" w14:paraId="0000004C">
      <w:pPr>
        <w:spacing w:after="200" w:line="360" w:lineRule="auto"/>
        <w:ind w:firstLine="720"/>
        <w:jc w:val="both"/>
        <w:rPr>
          <w:sz w:val="24"/>
          <w:szCs w:val="24"/>
        </w:rPr>
      </w:pPr>
      <w:r w:rsidDel="00000000" w:rsidR="00000000" w:rsidRPr="00000000">
        <w:rPr>
          <w:sz w:val="24"/>
          <w:szCs w:val="24"/>
          <w:rtl w:val="0"/>
        </w:rPr>
        <w:t xml:space="preserve">Como complemento escalar a las PDFs se reportan, para cada cuenca y período, la media, la mediana, los percentiles 90 y 99 (p90, p99) y el máximo del pool regional de duraciones.</w:t>
      </w:r>
    </w:p>
    <w:p w:rsidR="00000000" w:rsidDel="00000000" w:rsidP="00000000" w:rsidRDefault="00000000" w:rsidRPr="00000000" w14:paraId="0000004D">
      <w:pPr>
        <w:pStyle w:val="Heading1"/>
        <w:keepNext w:val="1"/>
        <w:keepLines w:val="1"/>
        <w:spacing w:before="480" w:line="360" w:lineRule="auto"/>
        <w:jc w:val="both"/>
        <w:rPr/>
      </w:pPr>
      <w:bookmarkStart w:colFirst="0" w:colLast="0" w:name="_2db79ocfe9ay" w:id="9"/>
      <w:bookmarkEnd w:id="9"/>
      <w:r w:rsidDel="00000000" w:rsidR="00000000" w:rsidRPr="00000000">
        <w:rPr>
          <w:b w:val="1"/>
          <w:bCs w:val="1"/>
          <w:color w:val="366091"/>
          <w:sz w:val="24"/>
          <w:szCs w:val="24"/>
          <w:rtl w:val="0"/>
        </w:rPr>
        <w:t xml:space="preserve">2.5 Agrupación regional y estadísticas espaciales</w:t>
      </w:r>
      <w:r w:rsidDel="00000000" w:rsidR="00000000" w:rsidRPr="00000000">
        <w:rPr>
          <w:rtl w:val="0"/>
        </w:rPr>
      </w:r>
    </w:p>
    <w:p w:rsidR="00000000" w:rsidDel="00000000" w:rsidP="00000000" w:rsidRDefault="00000000" w:rsidRPr="00000000" w14:paraId="0000004E">
      <w:pPr>
        <w:spacing w:after="200" w:line="360" w:lineRule="auto"/>
        <w:ind w:firstLine="720"/>
        <w:jc w:val="both"/>
        <w:rPr>
          <w:sz w:val="24"/>
          <w:szCs w:val="24"/>
        </w:rPr>
      </w:pPr>
      <w:r w:rsidDel="00000000" w:rsidR="00000000" w:rsidRPr="00000000">
        <w:rPr>
          <w:sz w:val="24"/>
          <w:szCs w:val="24"/>
          <w:rtl w:val="0"/>
        </w:rPr>
        <w:t xml:space="preserve">Para las PDFs por cuenca se adopta un pool regional: todos los dry spells de todos los píxeles situados dentro de la ventana de la cuenca se agrupan en un único conjunto de eventos. Este enfoque, en la línea de análisis regionales de Martinez-Villalobos &amp; Neelin (2018), aumenta el tamaño muestral y permite resolver mejor la forma de la distribución —en particular la cola—, a costa de mezclar heterogeneidad espacial dentro de la cuenca. Las cuencas se seleccionaron como casos de estudio a lo largo del gradiente norte–sur, no como delineación hidrológica oficial; la delimitación mediante cajas lon/lat sobre la grilla ALADIN es explícita y reproducible.</w:t>
      </w:r>
    </w:p>
    <w:p w:rsidR="00000000" w:rsidDel="00000000" w:rsidP="00000000" w:rsidRDefault="00000000" w:rsidRPr="00000000" w14:paraId="0000004F">
      <w:pPr>
        <w:spacing w:after="200" w:line="360" w:lineRule="auto"/>
        <w:ind w:firstLine="720"/>
        <w:jc w:val="both"/>
        <w:rPr>
          <w:sz w:val="24"/>
          <w:szCs w:val="24"/>
        </w:rPr>
      </w:pPr>
      <w:r w:rsidDel="00000000" w:rsidR="00000000" w:rsidRPr="00000000">
        <w:rPr>
          <w:rFonts w:ascii="Cardo" w:cs="Cardo" w:eastAsia="Cardo" w:hAnsi="Cardo"/>
          <w:sz w:val="24"/>
          <w:szCs w:val="24"/>
          <w:rtl w:val="0"/>
        </w:rPr>
        <w:t xml:space="preserve">Para los mapas espaciales se calculan, en cada píxel, la duración media de los dry spells y el percentil 99 de las duraciones (t99), y se reportan las diferencias Δ = ALADIN − CR2MET en el período histórico 1980–2014. La significancia de estas diferencias se evalúa mediante bootstrap por años: se remuestrean años completos (no días sueltos) para respetar la autocorrelación temporal, se reconstruye el pool de spells de los años sorteados y se recalcula la métrica en cada réplica (1 000 réplicas). Una diferencia se considera significativa al 95% cuando el intervalo de confianza de Δ no incluye el cero.</w:t>
      </w:r>
    </w:p>
    <w:p w:rsidR="00000000" w:rsidDel="00000000" w:rsidP="00000000" w:rsidRDefault="00000000" w:rsidRPr="00000000" w14:paraId="00000050">
      <w:pPr>
        <w:pStyle w:val="Heading1"/>
        <w:keepNext w:val="1"/>
        <w:keepLines w:val="1"/>
        <w:spacing w:before="480" w:line="360" w:lineRule="auto"/>
        <w:jc w:val="both"/>
        <w:rPr>
          <w:sz w:val="24"/>
          <w:szCs w:val="24"/>
        </w:rPr>
      </w:pPr>
      <w:bookmarkStart w:colFirst="0" w:colLast="0" w:name="_xa3fqgwmwv7s" w:id="10"/>
      <w:bookmarkEnd w:id="10"/>
      <w:r w:rsidDel="00000000" w:rsidR="00000000" w:rsidRPr="00000000">
        <w:rPr>
          <w:b w:val="1"/>
          <w:bCs w:val="1"/>
          <w:color w:val="366091"/>
          <w:sz w:val="24"/>
          <w:szCs w:val="24"/>
          <w:rtl w:val="0"/>
        </w:rPr>
        <w:t xml:space="preserve">2.6 Risk ratios y cambios futuros</w:t>
      </w:r>
      <w:r w:rsidDel="00000000" w:rsidR="00000000" w:rsidRPr="00000000">
        <w:rPr>
          <w:rtl w:val="0"/>
        </w:rPr>
      </w:r>
    </w:p>
    <w:p w:rsidR="00000000" w:rsidDel="00000000" w:rsidP="00000000" w:rsidRDefault="00000000" w:rsidRPr="00000000" w14:paraId="00000051">
      <w:pPr>
        <w:spacing w:after="200" w:line="360" w:lineRule="auto"/>
        <w:ind w:firstLine="720"/>
        <w:jc w:val="both"/>
        <w:rPr>
          <w:sz w:val="24"/>
          <w:szCs w:val="24"/>
        </w:rPr>
      </w:pPr>
      <w:r w:rsidDel="00000000" w:rsidR="00000000" w:rsidRPr="00000000">
        <w:rPr>
          <w:sz w:val="24"/>
          <w:szCs w:val="24"/>
          <w:rtl w:val="0"/>
        </w:rPr>
        <w:t xml:space="preserve">El cambio proyectado en la probabilidad de dry spells largos se cuantifica con el risk ratio</w:t>
      </w:r>
    </w:p>
    <w:p w:rsidR="00000000" w:rsidDel="00000000" w:rsidP="00000000" w:rsidRDefault="00000000" w:rsidRPr="00000000" w14:paraId="00000052">
      <w:pPr>
        <w:spacing w:after="200" w:line="276" w:lineRule="auto"/>
        <w:jc w:val="center"/>
        <w:rPr>
          <w:sz w:val="24"/>
          <w:szCs w:val="24"/>
        </w:rPr>
      </w:pPr>
      <w:r w:rsidDel="00000000" w:rsidR="00000000" w:rsidRPr="00000000">
        <w:rPr>
          <w:rFonts w:ascii="Gungsuh" w:cs="Gungsuh" w:eastAsia="Gungsuh" w:hAnsi="Gungsuh"/>
          <w:i w:val="1"/>
          <w:iCs w:val="1"/>
          <w:sz w:val="22"/>
          <w:szCs w:val="22"/>
          <w:rtl w:val="0"/>
        </w:rPr>
        <w:t xml:space="preserve">(2)</w:t>
        <w:tab/>
        <w:t xml:space="preserve">RR(D) = P_fut(t ≥ D) / P_hist(t ≥ D)</w:t>
      </w:r>
      <w:r w:rsidDel="00000000" w:rsidR="00000000" w:rsidRPr="00000000">
        <w:rPr>
          <w:rtl w:val="0"/>
        </w:rPr>
      </w:r>
    </w:p>
    <w:p w:rsidR="00000000" w:rsidDel="00000000" w:rsidP="00000000" w:rsidRDefault="00000000" w:rsidRPr="00000000" w14:paraId="00000053">
      <w:pPr>
        <w:spacing w:after="200" w:line="360" w:lineRule="auto"/>
        <w:ind w:firstLine="720"/>
        <w:jc w:val="both"/>
        <w:rPr>
          <w:sz w:val="24"/>
          <w:szCs w:val="24"/>
        </w:rPr>
      </w:pPr>
      <w:r w:rsidDel="00000000" w:rsidR="00000000" w:rsidRPr="00000000">
        <w:rPr>
          <w:rFonts w:ascii="Gungsuh" w:cs="Gungsuh" w:eastAsia="Gungsuh" w:hAnsi="Gungsuh"/>
          <w:sz w:val="24"/>
          <w:szCs w:val="24"/>
          <w:rtl w:val="0"/>
        </w:rPr>
        <w:t xml:space="preserve">donde P(t ≥ D) es la fracción de dry spells cuya duración es al menos D días, evaluada en ALADIN futuro (2040–2074) y ALADIN histórico (1980–2014) con el mismo umbral R₀ = 5,285 mm día⁻¹. Un RR(D) &gt; 1 indica mayor probabilidad de spells largos en el futuro; un RR(D) &lt; 1, menor probabilidad. Como el futuro no existe en CR2MET, esta comparación se realiza necesariamente dentro del mismo modelo (ALADIN hist versus ALADIN fut).</w:t>
      </w:r>
    </w:p>
    <w:p w:rsidR="00000000" w:rsidDel="00000000" w:rsidP="00000000" w:rsidRDefault="00000000" w:rsidRPr="00000000" w14:paraId="00000054">
      <w:pPr>
        <w:spacing w:after="200" w:line="360" w:lineRule="auto"/>
        <w:ind w:firstLine="720"/>
        <w:jc w:val="both"/>
        <w:rPr>
          <w:sz w:val="24"/>
          <w:szCs w:val="24"/>
        </w:rPr>
      </w:pPr>
      <w:r w:rsidDel="00000000" w:rsidR="00000000" w:rsidRPr="00000000">
        <w:rPr>
          <w:rFonts w:ascii="Gungsuh" w:cs="Gungsuh" w:eastAsia="Gungsuh" w:hAnsi="Gungsuh"/>
          <w:sz w:val="24"/>
          <w:szCs w:val="24"/>
          <w:rtl w:val="0"/>
        </w:rPr>
        <w:t xml:space="preserve">Los risk ratios se estiman sobre pools regionales por región administrativa, considerando spells cuyo día de inicio cae entre marzo y noviembre, de modo de enfocar la estación relevante para rachas que condicionan la temporada seca y de transición. Se calculan curvas RR versus D (umbrales de duración) e intervalos de confianza al 95% mediante bootstrap por años (1 000 réplicas) sobre el pool regional. Se interpreta como aumento significativo cuando RR &gt; 1 y el IC95 queda completamente por encima de 1. Cuando la probabilidad histórica de spells ≥ D es muy baja —como ocurre en regiones húmedas del sur para D grandes—, el cociente RR puede volverse grande e inestable; el IC95 amplio refleja entonces incertidumbre por rareza de eventos, no necesariamente una señal climática robusta.</w:t>
      </w:r>
    </w:p>
    <w:p w:rsidR="00000000" w:rsidDel="00000000" w:rsidP="00000000" w:rsidRDefault="00000000" w:rsidRPr="00000000" w14:paraId="00000055">
      <w:pPr>
        <w:spacing w:after="200" w:line="360" w:lineRule="auto"/>
        <w:ind w:left="0" w:firstLine="0"/>
        <w:jc w:val="center"/>
        <w:rPr>
          <w:sz w:val="24"/>
          <w:szCs w:val="24"/>
        </w:rPr>
      </w:pPr>
      <w:r w:rsidDel="00000000" w:rsidR="00000000" w:rsidRPr="00000000">
        <w:rPr>
          <w:sz w:val="24"/>
          <w:szCs w:val="24"/>
        </w:rPr>
        <w:drawing>
          <wp:inline distB="114300" distT="114300" distL="114300" distR="114300">
            <wp:extent cx="5943600" cy="46101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360" w:lineRule="auto"/>
        <w:ind w:left="0" w:firstLine="0"/>
        <w:jc w:val="center"/>
        <w:rPr>
          <w:sz w:val="24"/>
          <w:szCs w:val="24"/>
        </w:rPr>
      </w:pPr>
      <w:r w:rsidDel="00000000" w:rsidR="00000000" w:rsidRPr="00000000">
        <w:rPr>
          <w:sz w:val="24"/>
          <w:szCs w:val="24"/>
          <w:rtl w:val="0"/>
        </w:rPr>
        <w:t xml:space="preserve">Figura 8. Risk ratio </w:t>
      </w:r>
      <w:hyperlink r:id="rId12">
        <w:r w:rsidDel="00000000" w:rsidR="00000000" w:rsidRPr="00000000">
          <w:rPr>
            <w:sz w:val="24"/>
            <w:szCs w:val="24"/>
          </w:rPr>
          <w:drawing>
            <wp:inline distB="19050" distT="19050" distL="19050" distR="19050">
              <wp:extent cx="2540000" cy="1524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540000" cy="152400"/>
                      </a:xfrm>
                      <a:prstGeom prst="rect"/>
                      <a:ln/>
                    </pic:spPr>
                  </pic:pic>
                </a:graphicData>
              </a:graphic>
            </wp:inline>
          </w:drawing>
        </w:r>
      </w:hyperlink>
      <w:r w:rsidDel="00000000" w:rsidR="00000000" w:rsidRPr="00000000">
        <w:rPr>
          <w:sz w:val="24"/>
          <w:szCs w:val="24"/>
          <w:rtl w:val="0"/>
        </w:rPr>
        <w:t xml:space="preserve"> de dry spells con duración al menos </w:t>
      </w:r>
      <w:hyperlink r:id="rId14">
        <w:r w:rsidDel="00000000" w:rsidR="00000000" w:rsidRPr="00000000">
          <w:rPr>
            <w:sz w:val="24"/>
            <w:szCs w:val="24"/>
          </w:rPr>
          <w:drawing>
            <wp:inline distB="19050" distT="19050" distL="19050" distR="19050">
              <wp:extent cx="139700" cy="1143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39700" cy="114300"/>
                      </a:xfrm>
                      <a:prstGeom prst="rect"/>
                      <a:ln/>
                    </pic:spPr>
                  </pic:pic>
                </a:graphicData>
              </a:graphic>
            </wp:inline>
          </w:drawing>
        </w:r>
      </w:hyperlink>
      <w:r w:rsidDel="00000000" w:rsidR="00000000" w:rsidRPr="00000000">
        <w:rPr>
          <w:sz w:val="24"/>
          <w:szCs w:val="24"/>
          <w:rtl w:val="0"/>
        </w:rPr>
        <w:t xml:space="preserve"> días en ALADIN (SSP5-8.5, 2040-2074) respecto al histórico (1980-2014)</w:t>
      </w:r>
    </w:p>
    <w:p w:rsidR="00000000" w:rsidDel="00000000" w:rsidP="00000000" w:rsidRDefault="00000000" w:rsidRPr="00000000" w14:paraId="00000057">
      <w:pPr>
        <w:pStyle w:val="Heading1"/>
        <w:keepNext w:val="1"/>
        <w:keepLines w:val="1"/>
        <w:spacing w:before="480" w:line="360" w:lineRule="auto"/>
        <w:jc w:val="both"/>
        <w:rPr>
          <w:sz w:val="24"/>
          <w:szCs w:val="24"/>
        </w:rPr>
      </w:pPr>
      <w:bookmarkStart w:colFirst="0" w:colLast="0" w:name="_xy7n7xs1w772" w:id="11"/>
      <w:bookmarkEnd w:id="11"/>
      <w:r w:rsidDel="00000000" w:rsidR="00000000" w:rsidRPr="00000000">
        <w:rPr>
          <w:b w:val="1"/>
          <w:bCs w:val="1"/>
          <w:color w:val="366091"/>
          <w:sz w:val="24"/>
          <w:szCs w:val="24"/>
          <w:rtl w:val="0"/>
        </w:rPr>
        <w:t xml:space="preserve">2.7 Sensibilidad a la elección del umbral</w:t>
      </w:r>
      <w:r w:rsidDel="00000000" w:rsidR="00000000" w:rsidRPr="00000000">
        <w:rPr>
          <w:rtl w:val="0"/>
        </w:rPr>
      </w:r>
    </w:p>
    <w:p w:rsidR="00000000" w:rsidDel="00000000" w:rsidP="00000000" w:rsidRDefault="00000000" w:rsidRPr="00000000" w14:paraId="00000058">
      <w:pPr>
        <w:spacing w:after="200" w:line="360" w:lineRule="auto"/>
        <w:ind w:firstLine="720"/>
        <w:jc w:val="both"/>
        <w:rPr>
          <w:sz w:val="24"/>
          <w:szCs w:val="24"/>
        </w:rPr>
      </w:pPr>
      <w:r w:rsidDel="00000000" w:rsidR="00000000" w:rsidRPr="00000000">
        <w:rPr>
          <w:sz w:val="24"/>
          <w:szCs w:val="24"/>
          <w:rtl w:val="0"/>
        </w:rPr>
        <w:t xml:space="preserve">Para documentar que las conclusiones históricas dependen del umbral, se comparan en cuencas seleccionadas (Loa, Maule y Biobío) cuatro series en el periodo 1980-2014: (i) CR2MET a 1mm, (ii) ALADIN a 1mm, (iii) ALADIN a R₀ global (5,285 mm) y (iv) ALADIN a R₀ local. Sin calibración (ALADIN a 1 mm), el modelo produce muchos más spells y de menor duración —por ejemplo, en la cuenca del Loa la media pasa de ~66 días en CR2MET a ~27 días en ALADIN—, distorsionando la comparación. Con R₀ global o local, las PDFs de ALADIN se acercan sustancialmente a CR2MET tanto en forma como en número de eventos, lo que justifica adoptar el criterio i como configuración principal del análisis. El detalle gráfico de esta sensibilidad se presenta en material suplementario junto con el mapa de R₀ local.</w:t>
      </w:r>
    </w:p>
    <w:p w:rsidR="00000000" w:rsidDel="00000000" w:rsidP="00000000" w:rsidRDefault="00000000" w:rsidRPr="00000000" w14:paraId="00000059">
      <w:pPr>
        <w:spacing w:after="200" w:line="360" w:lineRule="auto"/>
        <w:ind w:left="0" w:firstLine="0"/>
        <w:jc w:val="both"/>
        <w:rPr>
          <w:sz w:val="24"/>
          <w:szCs w:val="24"/>
        </w:rPr>
      </w:pPr>
      <w:r w:rsidDel="00000000" w:rsidR="00000000" w:rsidRPr="00000000">
        <w:rPr>
          <w:sz w:val="24"/>
          <w:szCs w:val="24"/>
        </w:rPr>
        <w:drawing>
          <wp:inline distB="114300" distT="114300" distL="114300" distR="114300">
            <wp:extent cx="5943600" cy="47625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360" w:lineRule="auto"/>
        <w:ind w:left="0" w:firstLine="0"/>
        <w:jc w:val="center"/>
        <w:rPr>
          <w:sz w:val="24"/>
          <w:szCs w:val="24"/>
        </w:rPr>
      </w:pPr>
      <w:r w:rsidDel="00000000" w:rsidR="00000000" w:rsidRPr="00000000">
        <w:rPr>
          <w:sz w:val="24"/>
          <w:szCs w:val="24"/>
          <w:rtl w:val="0"/>
        </w:rPr>
        <w:t xml:space="preserve">Figura 4. Efecto de usar </w:t>
      </w:r>
      <w:hyperlink r:id="rId17">
        <w:r w:rsidDel="00000000" w:rsidR="00000000" w:rsidRPr="00000000">
          <w:rPr>
            <w:sz w:val="24"/>
            <w:szCs w:val="24"/>
          </w:rPr>
          <w:drawing>
            <wp:inline distB="19050" distT="19050" distL="19050" distR="19050">
              <wp:extent cx="431800" cy="114300"/>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31800" cy="114300"/>
                      </a:xfrm>
                      <a:prstGeom prst="rect"/>
                      <a:ln/>
                    </pic:spPr>
                  </pic:pic>
                </a:graphicData>
              </a:graphic>
            </wp:inline>
          </w:drawing>
        </w:r>
      </w:hyperlink>
      <w:r w:rsidDel="00000000" w:rsidR="00000000" w:rsidRPr="00000000">
        <w:rPr>
          <w:sz w:val="24"/>
          <w:szCs w:val="24"/>
          <w:rtl w:val="0"/>
        </w:rPr>
        <w:t xml:space="preserve"> mm frente a </w:t>
      </w:r>
      <w:hyperlink r:id="rId19">
        <w:r w:rsidDel="00000000" w:rsidR="00000000" w:rsidRPr="00000000">
          <w:rPr>
            <w:sz w:val="24"/>
            <w:szCs w:val="24"/>
          </w:rPr>
          <w:drawing>
            <wp:inline distB="19050" distT="19050" distL="19050" distR="19050">
              <wp:extent cx="812800" cy="139700"/>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812800" cy="139700"/>
                      </a:xfrm>
                      <a:prstGeom prst="rect"/>
                      <a:ln/>
                    </pic:spPr>
                  </pic:pic>
                </a:graphicData>
              </a:graphic>
            </wp:inline>
          </w:drawing>
        </w:r>
      </w:hyperlink>
      <w:r w:rsidDel="00000000" w:rsidR="00000000" w:rsidRPr="00000000">
        <w:rPr>
          <w:sz w:val="24"/>
          <w:szCs w:val="24"/>
          <w:rtl w:val="0"/>
        </w:rPr>
        <w:t xml:space="preserve"> mm en ALADIN (1980-2014).</w:t>
      </w:r>
    </w:p>
    <w:p w:rsidR="00000000" w:rsidDel="00000000" w:rsidP="00000000" w:rsidRDefault="00000000" w:rsidRPr="00000000" w14:paraId="0000005B">
      <w:pPr>
        <w:spacing w:after="200" w:line="360" w:lineRule="auto"/>
        <w:ind w:firstLine="720"/>
        <w:jc w:val="both"/>
        <w:rPr>
          <w:sz w:val="24"/>
          <w:szCs w:val="24"/>
        </w:rPr>
      </w:pPr>
      <w:r w:rsidDel="00000000" w:rsidR="00000000" w:rsidRPr="00000000">
        <w:rPr>
          <w:rFonts w:ascii="Caudex" w:cs="Caudex" w:eastAsia="Caudex" w:hAnsi="Caudex"/>
          <w:sz w:val="24"/>
          <w:szCs w:val="24"/>
          <w:rtl w:val="0"/>
        </w:rPr>
        <w:t xml:space="preserve">En síntesis, la cadena metodológica es: (1) alinear espacialmente CR2MET y ALADIN; (2) definir wet/dry days y dry spells; (3) calibrar R₀ para una comparación histórica equitativa; (4) construir PDFs con ∫ f dt = n_spells mediante pool regional por cuenca; (5) mapear media y t99 con significancia por bootstrap; y (6) cuantificar el cambio futuro con RR(D) e IC95. Las secciones siguientes aplican este marco a la evaluación histórica y a las proyecciones SSP5-8.5.</w:t>
      </w:r>
    </w:p>
    <w:p w:rsidR="00000000" w:rsidDel="00000000" w:rsidP="00000000" w:rsidRDefault="00000000" w:rsidRPr="00000000" w14:paraId="0000005C">
      <w:pPr>
        <w:spacing w:line="360" w:lineRule="auto"/>
        <w:jc w:val="both"/>
        <w:rPr>
          <w:sz w:val="24"/>
          <w:szCs w:val="24"/>
        </w:rPr>
      </w:pP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rPr>
          <w:rtl w:val="0"/>
        </w:rPr>
      </w:r>
    </w:p>
    <w:p w:rsidR="00000000" w:rsidDel="00000000" w:rsidP="00000000" w:rsidRDefault="00000000" w:rsidRPr="00000000" w14:paraId="0000005E">
      <w:pPr>
        <w:spacing w:line="360" w:lineRule="auto"/>
        <w:jc w:val="both"/>
        <w:rPr>
          <w:sz w:val="24"/>
          <w:szCs w:val="24"/>
        </w:rPr>
      </w:pPr>
      <w:r w:rsidDel="00000000" w:rsidR="00000000" w:rsidRPr="00000000">
        <w:rPr>
          <w:rtl w:val="0"/>
        </w:rPr>
      </w:r>
    </w:p>
    <w:p w:rsidR="00000000" w:rsidDel="00000000" w:rsidP="00000000" w:rsidRDefault="00000000" w:rsidRPr="00000000" w14:paraId="0000005F">
      <w:pPr>
        <w:spacing w:line="360" w:lineRule="auto"/>
        <w:jc w:val="both"/>
        <w:rPr>
          <w:sz w:val="24"/>
          <w:szCs w:val="24"/>
        </w:rPr>
      </w:pPr>
      <w:r w:rsidDel="00000000" w:rsidR="00000000" w:rsidRPr="00000000">
        <w:rPr>
          <w:rtl w:val="0"/>
        </w:rPr>
      </w:r>
    </w:p>
    <w:p w:rsidR="00000000" w:rsidDel="00000000" w:rsidP="00000000" w:rsidRDefault="00000000" w:rsidRPr="00000000" w14:paraId="00000060">
      <w:pPr>
        <w:spacing w:line="360" w:lineRule="auto"/>
        <w:jc w:val="both"/>
        <w:rPr>
          <w:sz w:val="24"/>
          <w:szCs w:val="24"/>
        </w:rPr>
      </w:pPr>
      <w:r w:rsidDel="00000000" w:rsidR="00000000" w:rsidRPr="00000000">
        <w:rPr>
          <w:rtl w:val="0"/>
        </w:rPr>
      </w:r>
    </w:p>
    <w:p w:rsidR="00000000" w:rsidDel="00000000" w:rsidP="00000000" w:rsidRDefault="00000000" w:rsidRPr="00000000" w14:paraId="00000061">
      <w:pPr>
        <w:spacing w:line="360" w:lineRule="auto"/>
        <w:jc w:val="both"/>
        <w:rPr>
          <w:sz w:val="24"/>
          <w:szCs w:val="24"/>
        </w:rPr>
      </w:pPr>
      <w:r w:rsidDel="00000000" w:rsidR="00000000" w:rsidRPr="00000000">
        <w:rPr>
          <w:rtl w:val="0"/>
        </w:rPr>
      </w:r>
    </w:p>
    <w:p w:rsidR="00000000" w:rsidDel="00000000" w:rsidP="00000000" w:rsidRDefault="00000000" w:rsidRPr="00000000" w14:paraId="00000062">
      <w:pPr>
        <w:spacing w:line="360" w:lineRule="auto"/>
        <w:jc w:val="both"/>
        <w:rPr>
          <w:sz w:val="24"/>
          <w:szCs w:val="24"/>
        </w:rPr>
      </w:pPr>
      <w:r w:rsidDel="00000000" w:rsidR="00000000" w:rsidRPr="00000000">
        <w:rPr>
          <w:rtl w:val="0"/>
        </w:rPr>
      </w:r>
    </w:p>
    <w:p w:rsidR="00000000" w:rsidDel="00000000" w:rsidP="00000000" w:rsidRDefault="00000000" w:rsidRPr="00000000" w14:paraId="00000063">
      <w:pPr>
        <w:pStyle w:val="Heading1"/>
        <w:spacing w:after="200" w:before="400" w:line="360" w:lineRule="auto"/>
        <w:jc w:val="both"/>
        <w:rPr>
          <w:sz w:val="24"/>
          <w:szCs w:val="24"/>
        </w:rPr>
      </w:pPr>
      <w:bookmarkStart w:colFirst="0" w:colLast="0" w:name="_1oxnxlx8cqdo" w:id="12"/>
      <w:bookmarkEnd w:id="12"/>
      <w:r w:rsidDel="00000000" w:rsidR="00000000" w:rsidRPr="00000000">
        <w:rPr>
          <w:sz w:val="24"/>
          <w:szCs w:val="24"/>
          <w:rtl w:val="0"/>
        </w:rPr>
        <w:t xml:space="preserve">Referencias</w:t>
        <w:br w:type="textWrapping"/>
      </w:r>
    </w:p>
    <w:p w:rsidR="00000000" w:rsidDel="00000000" w:rsidP="00000000" w:rsidRDefault="00000000" w:rsidRPr="00000000" w14:paraId="00000064">
      <w:pPr>
        <w:spacing w:after="200" w:line="360" w:lineRule="auto"/>
        <w:jc w:val="both"/>
        <w:rPr>
          <w:sz w:val="24"/>
          <w:szCs w:val="24"/>
        </w:rPr>
      </w:pPr>
      <w:r w:rsidDel="00000000" w:rsidR="00000000" w:rsidRPr="00000000">
        <w:rPr>
          <w:sz w:val="24"/>
          <w:szCs w:val="24"/>
          <w:rtl w:val="0"/>
        </w:rPr>
        <w:t xml:space="preserve"> Boisier, J. P., Rondanelli, R., Garreaud, R. D., &amp; Muñoz, F. (2016). Anthropogenic and natural contributions to the Southeast Pacific precipitation decline and recent megadrought in central Chile. Geophysical Research Letters, 43(1), 413–421. https://doi.org/10.1002/2015GL067265</w:t>
      </w:r>
    </w:p>
    <w:p w:rsidR="00000000" w:rsidDel="00000000" w:rsidP="00000000" w:rsidRDefault="00000000" w:rsidRPr="00000000" w14:paraId="00000065">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66">
      <w:pPr>
        <w:spacing w:after="200" w:line="360" w:lineRule="auto"/>
        <w:jc w:val="both"/>
        <w:rPr>
          <w:sz w:val="24"/>
          <w:szCs w:val="24"/>
        </w:rPr>
      </w:pPr>
      <w:r w:rsidDel="00000000" w:rsidR="00000000" w:rsidRPr="00000000">
        <w:rPr>
          <w:sz w:val="24"/>
          <w:szCs w:val="24"/>
          <w:rtl w:val="0"/>
        </w:rPr>
        <w:t xml:space="preserve">Garreaud, R. D., Alvarez-Garreton, C., Barichivich, J., Boisier, J. P., Christie, D., Galleguillos, M., … Zambrano-Bigiarini, M. (2017). The 2010–2015 megadrought in central Chile: Impacts on regional hydroclimate and vegetation. Hydrology and Earth System Sciences, 21(12), 6307–6327. https://doi.org/10.5194/hess-21-6307-2017</w:t>
      </w:r>
    </w:p>
    <w:p w:rsidR="00000000" w:rsidDel="00000000" w:rsidP="00000000" w:rsidRDefault="00000000" w:rsidRPr="00000000" w14:paraId="00000067">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68">
      <w:pPr>
        <w:spacing w:after="200" w:line="360" w:lineRule="auto"/>
        <w:jc w:val="both"/>
        <w:rPr>
          <w:sz w:val="24"/>
          <w:szCs w:val="24"/>
        </w:rPr>
      </w:pPr>
      <w:r w:rsidDel="00000000" w:rsidR="00000000" w:rsidRPr="00000000">
        <w:rPr>
          <w:sz w:val="24"/>
          <w:szCs w:val="24"/>
          <w:rtl w:val="0"/>
        </w:rPr>
        <w:t xml:space="preserve">Garreaud, R. D., Boisier, J. P., Rondanelli, R., Damiani, A., Veloso-Aguila, D., &amp; Muñoz, F. (2020). The Central Chile Mega Drought (2010–2018): A climate dynamics perspective. International Journal of Climatology, 40(1), 421–439. https://doi.org/10.1002/joc.6219</w:t>
      </w:r>
    </w:p>
    <w:p w:rsidR="00000000" w:rsidDel="00000000" w:rsidP="00000000" w:rsidRDefault="00000000" w:rsidRPr="00000000" w14:paraId="00000069">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6A">
      <w:pPr>
        <w:spacing w:after="200" w:line="360" w:lineRule="auto"/>
        <w:jc w:val="both"/>
        <w:rPr>
          <w:sz w:val="24"/>
          <w:szCs w:val="24"/>
        </w:rPr>
      </w:pPr>
      <w:r w:rsidDel="00000000" w:rsidR="00000000" w:rsidRPr="00000000">
        <w:rPr>
          <w:sz w:val="24"/>
          <w:szCs w:val="24"/>
          <w:rtl w:val="0"/>
        </w:rPr>
        <w:t xml:space="preserve">Martinez-Villalobos, C., &amp; Neelin, J. D. (2018). Shifts in precipitation accumulation extremes during the warm season over the United States. Geophysical Research Letters, 45(16), 8586–8595. https://doi.org/10.1029/2018GL078465</w:t>
      </w:r>
    </w:p>
    <w:p w:rsidR="00000000" w:rsidDel="00000000" w:rsidP="00000000" w:rsidRDefault="00000000" w:rsidRPr="00000000" w14:paraId="0000006B">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6C">
      <w:pPr>
        <w:spacing w:after="200" w:line="360" w:lineRule="auto"/>
        <w:jc w:val="both"/>
        <w:rPr>
          <w:sz w:val="24"/>
          <w:szCs w:val="24"/>
        </w:rPr>
      </w:pPr>
      <w:r w:rsidDel="00000000" w:rsidR="00000000" w:rsidRPr="00000000">
        <w:rPr>
          <w:sz w:val="24"/>
          <w:szCs w:val="24"/>
          <w:rtl w:val="0"/>
        </w:rPr>
        <w:t xml:space="preserve">Martinez-Villalobos, C., &amp; Neelin, J. D. (2019). Why do precipitation intensities tend to follow gamma distributions? Journal of the Atmospheric Sciences, 76(11), 3611–3631. https://doi.org/10.1175/JAS-D-18-0343.1</w:t>
      </w:r>
    </w:p>
    <w:p w:rsidR="00000000" w:rsidDel="00000000" w:rsidP="00000000" w:rsidRDefault="00000000" w:rsidRPr="00000000" w14:paraId="0000006D">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6E">
      <w:pPr>
        <w:spacing w:after="200" w:line="360" w:lineRule="auto"/>
        <w:jc w:val="both"/>
        <w:rPr>
          <w:sz w:val="24"/>
          <w:szCs w:val="24"/>
        </w:rPr>
      </w:pPr>
      <w:r w:rsidDel="00000000" w:rsidR="00000000" w:rsidRPr="00000000">
        <w:rPr>
          <w:sz w:val="24"/>
          <w:szCs w:val="24"/>
          <w:rtl w:val="0"/>
        </w:rPr>
        <w:t xml:space="preserve">Salazar, Á., Thatcher, M., Goubanova, K., Bernal, P., Gutiérrez, J., &amp; Squeo, F. (2024). CMIP6 precipitation and temperature projections for Chile. Climate Dynamics. https://doi.org/10.1007/s00382-023-07034-9</w:t>
      </w:r>
    </w:p>
    <w:p w:rsidR="00000000" w:rsidDel="00000000" w:rsidP="00000000" w:rsidRDefault="00000000" w:rsidRPr="00000000" w14:paraId="0000006F">
      <w:pPr>
        <w:spacing w:after="200" w:line="360" w:lineRule="auto"/>
        <w:jc w:val="both"/>
        <w:rPr>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istian Martínez" w:id="3" w:date="2026-08-06T21:48:12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cuales?</w:t>
      </w:r>
    </w:p>
  </w:comment>
  <w:comment w:author="Cristian Martínez" w:id="11" w:date="2026-08-06T22:07:44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sensibilidad al umbral es una validación metodológica importante, pero no parece una tercera pregunta científica del mismo nivel que las otras dos. La dejaría en Métodos y cerraría la Introducción solo con los dos objetivos sustantivos.</w:t>
      </w:r>
    </w:p>
  </w:comment>
  <w:comment w:author="Cristian Martínez" w:id="1" w:date="2026-08-06T21:59:30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falta el principal componente científico de la Introducción: un párrafo breve que sintetice qué se sabe sobre duración de dry spells o consecutive dry days, su cambio futuro y su representación en modelos. La brecha no debería descansar solo en que otros estudios usan acumulados o índices de sequía; hay que explicar qué información sobre persistencia o sobre la cola de duraciones sigue sin resolverse. Idealmente, incluir también antecedentes específicos para Chile. No hace falta una revisión extensa, pero sí demostrar la brecha con literatura.</w:t>
      </w:r>
    </w:p>
  </w:comment>
  <w:comment w:author="Cristian Martínez" w:id="2" w:date="2026-08-06T21:59:55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punto de partida es buscar entre todos los papers que te he mandado en los emails de Review de Literatura</w:t>
      </w:r>
    </w:p>
  </w:comment>
  <w:comment w:author="Pablo Gómez" w:id="5" w:date="2026-08-07T14:23:36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dejo o lo elimino? como ya estamos hablando de estudio al principio</w:t>
      </w:r>
    </w:p>
  </w:comment>
  <w:comment w:author="Cristian Martínez" w:id="10" w:date="2026-08-06T22:07:25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consistentemente el alcance geográfico. El texto comienza en Chile central, pero el análisis incluye Loa, Biobío, Los Lagos y mapas de Chile continental. Sugiero presentar desde el inicio el trabajo como un análisis de Chile continental o de regiones climáticas seleccionadas de Chile, con especial relevancia para Chile central.</w:t>
      </w:r>
    </w:p>
  </w:comment>
  <w:comment w:author="Cristian Martínez" w:id="6" w:date="2026-08-06T21:57:12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Sería importante rehacer algunios cálculos bajo SSP3-7.0 también</w:t>
      </w:r>
    </w:p>
  </w:comment>
  <w:comment w:author="Cristian Martínez" w:id="9" w:date="2026-08-06T22:07:0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Mover prácticamente todo este bloque a Datos y métodos. En la Introducción basta mencionar a nivel conceptual que se evalúa ALADIN frente a CR2MET y luego se compara el histórico con el futuro. La interpolación, la definición detallada del umbral, las cuencas, la fórmula del RR y el bootstrap interrumpen el argumento y se repiten inmediatamente después.</w:t>
      </w:r>
    </w:p>
  </w:comment>
  <w:comment w:author="Cristian Martínez" w:id="8" w:date="2026-08-06T22:06:41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este párrafo del paper. Es pertinente para una tesis o informe académico, pero no aporta al argumento científico del artículo.</w:t>
      </w:r>
    </w:p>
  </w:comment>
  <w:comment w:author="Cristian Martínez" w:id="7" w:date="2026-08-06T22:06:24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el paper, eliminaría este subtítulo y reemplazaría el primer párrafo por el cierre propuesto arriba. Actualmente se describen productos del análisis: PDFs, risk ratios y mapas, pero la contribución debería formularse como las dos preguntas científicas que responde el trabajo.</w:t>
      </w:r>
    </w:p>
  </w:comment>
  <w:comment w:author="Cristian Martínez" w:id="0" w:date="2026-08-06T22:09:05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Introducción todavía tiene muy poco contexto bibliográfico para un paper. Actualmente se apoya principalmente en trabajos sobre la megasequía de Chile central, dos referencias sobre el enfoque distributivo de precipitación y una sobre proyecciones para Chile, pero falta situar el estudio en la literatura específica sobre dry spells/consecutive dry days, cambios futuros en su duración, intermitencia de la precipitación y representación de la frecuencia de días húmedos en modelos regionales. No se trata de agregar referencias por cantidad, sino de mostrar qué se sabe, qué métricas se han usado y qué pregunta concreta sigue abierta. Sugiero incorporar uno o dos párrafos breves de síntesis bibliográfica antes de plantear la brecha del trabajo.</w:t>
      </w:r>
    </w:p>
  </w:comment>
  <w:comment w:author="Cristian Martínez" w:id="4" w:date="2026-08-06T21:48:23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tesis?</w:t>
      </w:r>
    </w:p>
  </w:comment>
  <w:comment w:author="Cristian Martínez" w:id="12" w:date="2026-08-06T22:08:10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esta sección en la versión del paper. La organización es convencional y no necesita describirse párrafo por párrafo.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hyperlink" Target="https://saxarona.github.io/mathjax-viewer/?input=RR(D)%20%3D%20P_%7B%5Cmathrm%7Bfut%7D%7D(t%20%5Cgeq%20D)%2FP_%7B%5Cmathrm%7Bhist%7D%7D(t%20%5Cgeq%20D)#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axarona.github.io/mathjax-viewer/?input=R_0#0" TargetMode="External"/><Relationship Id="rId15" Type="http://schemas.openxmlformats.org/officeDocument/2006/relationships/image" Target="media/image1.png"/><Relationship Id="rId14" Type="http://schemas.openxmlformats.org/officeDocument/2006/relationships/hyperlink" Target="https://saxarona.github.io/mathjax-viewer/?input=D#0" TargetMode="External"/><Relationship Id="rId17" Type="http://schemas.openxmlformats.org/officeDocument/2006/relationships/hyperlink" Target="https://saxarona.github.io/mathjax-viewer/?input=R%20%3D%201#0" TargetMode="External"/><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hyperlink" Target="https://saxarona.github.io/mathjax-viewer/?input=R_0%20%3D%205%7B%2C%7D285#0" TargetMode="External"/><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